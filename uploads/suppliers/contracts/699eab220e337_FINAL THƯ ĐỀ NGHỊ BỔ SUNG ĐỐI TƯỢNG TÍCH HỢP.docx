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8" w:type="dxa"/>
        <w:tblLook w:val="04A0" w:firstRow="1" w:lastRow="0" w:firstColumn="1" w:lastColumn="0" w:noHBand="0" w:noVBand="1"/>
      </w:tblPr>
      <w:tblGrid>
        <w:gridCol w:w="4706"/>
        <w:gridCol w:w="4792"/>
      </w:tblGrid>
      <w:tr w:rsidR="00B06800" w:rsidRPr="00B06800" w14:paraId="5D32A442" w14:textId="77777777" w:rsidTr="00E839BB">
        <w:tc>
          <w:tcPr>
            <w:tcW w:w="4706" w:type="dxa"/>
            <w:shd w:val="clear" w:color="auto" w:fill="auto"/>
          </w:tcPr>
          <w:p w14:paraId="208843F9" w14:textId="77777777" w:rsidR="00F75377" w:rsidRPr="00B06800" w:rsidRDefault="0025564F" w:rsidP="00BB020A">
            <w:pPr>
              <w:ind w:right="75"/>
              <w:jc w:val="center"/>
              <w:rPr>
                <w:b/>
                <w:szCs w:val="24"/>
                <w:lang w:val="en-GB"/>
              </w:rPr>
            </w:pPr>
            <w:r w:rsidRPr="00B06800">
              <w:rPr>
                <w:b/>
                <w:szCs w:val="24"/>
                <w:lang w:val="en-GB"/>
              </w:rPr>
              <w:t>CÔNG TY CỔ PHẦN QUẢN LÝ</w:t>
            </w:r>
          </w:p>
          <w:p w14:paraId="26A479F4" w14:textId="77777777" w:rsidR="0025564F" w:rsidRPr="00B06800" w:rsidRDefault="0025564F" w:rsidP="00BB020A">
            <w:pPr>
              <w:ind w:right="75"/>
              <w:jc w:val="center"/>
              <w:rPr>
                <w:b/>
                <w:szCs w:val="24"/>
                <w:lang w:val="en-GB"/>
              </w:rPr>
            </w:pPr>
            <w:r w:rsidRPr="00B06800">
              <w:rPr>
                <w:b/>
                <w:szCs w:val="24"/>
                <w:lang w:val="en-GB"/>
              </w:rPr>
              <w:t>VÀ VẬN HÀNH CAO ỐC KHÁNH HỘI</w:t>
            </w:r>
          </w:p>
        </w:tc>
        <w:tc>
          <w:tcPr>
            <w:tcW w:w="4792" w:type="dxa"/>
            <w:shd w:val="clear" w:color="auto" w:fill="auto"/>
          </w:tcPr>
          <w:p w14:paraId="0EE75EF5" w14:textId="77777777" w:rsidR="00F75377" w:rsidRPr="00B06800" w:rsidRDefault="00F75377" w:rsidP="00BB020A">
            <w:pPr>
              <w:spacing w:before="120" w:after="120" w:line="276" w:lineRule="auto"/>
              <w:rPr>
                <w:b/>
                <w:szCs w:val="24"/>
              </w:rPr>
            </w:pPr>
          </w:p>
        </w:tc>
      </w:tr>
      <w:tr w:rsidR="00B06800" w:rsidRPr="006E586E" w14:paraId="691DDB9B" w14:textId="77777777" w:rsidTr="00E839BB">
        <w:tc>
          <w:tcPr>
            <w:tcW w:w="4706" w:type="dxa"/>
            <w:shd w:val="clear" w:color="auto" w:fill="auto"/>
          </w:tcPr>
          <w:p w14:paraId="7AD46E36" w14:textId="06EBAFB3" w:rsidR="00F75377" w:rsidRPr="00B06800" w:rsidRDefault="00F75377" w:rsidP="00EA6C2E">
            <w:pPr>
              <w:ind w:right="-53"/>
              <w:jc w:val="center"/>
              <w:rPr>
                <w:b/>
                <w:szCs w:val="24"/>
                <w:lang w:val="vi-VN"/>
              </w:rPr>
            </w:pPr>
            <w:r w:rsidRPr="00B06800">
              <w:rPr>
                <w:szCs w:val="24"/>
              </w:rPr>
              <w:t xml:space="preserve">Số: </w:t>
            </w:r>
            <w:r w:rsidR="0059148A" w:rsidRPr="0059148A">
              <w:rPr>
                <w:szCs w:val="24"/>
              </w:rPr>
              <w:t>01/DN-KHAS-ZION</w:t>
            </w:r>
          </w:p>
        </w:tc>
        <w:tc>
          <w:tcPr>
            <w:tcW w:w="4792" w:type="dxa"/>
            <w:shd w:val="clear" w:color="auto" w:fill="auto"/>
          </w:tcPr>
          <w:p w14:paraId="4294FF95" w14:textId="67D16108" w:rsidR="00F75377" w:rsidRPr="00E839BB" w:rsidRDefault="00F75377" w:rsidP="00484AE6">
            <w:pPr>
              <w:spacing w:before="120" w:after="120" w:line="276" w:lineRule="auto"/>
              <w:jc w:val="right"/>
              <w:rPr>
                <w:i/>
                <w:szCs w:val="24"/>
                <w:lang w:val="vi-VN"/>
              </w:rPr>
            </w:pPr>
            <w:r w:rsidRPr="00E839BB">
              <w:rPr>
                <w:i/>
                <w:szCs w:val="24"/>
                <w:lang w:val="vi-VN"/>
              </w:rPr>
              <w:t>Tp. Hồ Chí Minh, ngày</w:t>
            </w:r>
            <w:r w:rsidR="00EF058D">
              <w:rPr>
                <w:i/>
                <w:szCs w:val="24"/>
              </w:rPr>
              <w:t xml:space="preserve"> …</w:t>
            </w:r>
            <w:r w:rsidRPr="00E839BB">
              <w:rPr>
                <w:i/>
                <w:szCs w:val="24"/>
                <w:lang w:val="vi-VN"/>
              </w:rPr>
              <w:t xml:space="preserve"> thán</w:t>
            </w:r>
            <w:r w:rsidR="0025564F" w:rsidRPr="00E839BB">
              <w:rPr>
                <w:i/>
                <w:szCs w:val="24"/>
                <w:lang w:val="vi-VN"/>
              </w:rPr>
              <w:t xml:space="preserve">g </w:t>
            </w:r>
            <w:r w:rsidR="00EF058D">
              <w:rPr>
                <w:i/>
                <w:szCs w:val="24"/>
              </w:rPr>
              <w:t>…</w:t>
            </w:r>
            <w:r w:rsidR="0025564F" w:rsidRPr="00E839BB">
              <w:rPr>
                <w:i/>
                <w:szCs w:val="24"/>
                <w:lang w:val="vi-VN"/>
              </w:rPr>
              <w:t xml:space="preserve"> </w:t>
            </w:r>
            <w:r w:rsidRPr="00E839BB">
              <w:rPr>
                <w:i/>
                <w:szCs w:val="24"/>
                <w:lang w:val="vi-VN"/>
              </w:rPr>
              <w:t>nă</w:t>
            </w:r>
            <w:r w:rsidR="0025564F" w:rsidRPr="00E839BB">
              <w:rPr>
                <w:i/>
                <w:szCs w:val="24"/>
                <w:lang w:val="vi-VN"/>
              </w:rPr>
              <w:t>m 2024</w:t>
            </w:r>
          </w:p>
        </w:tc>
      </w:tr>
    </w:tbl>
    <w:p w14:paraId="4D9B7411" w14:textId="77777777" w:rsidR="00F75377" w:rsidRPr="00E839BB" w:rsidRDefault="00F75377" w:rsidP="00F75377">
      <w:pPr>
        <w:spacing w:before="120" w:after="120" w:line="276" w:lineRule="auto"/>
        <w:jc w:val="center"/>
        <w:rPr>
          <w:b/>
          <w:szCs w:val="24"/>
          <w:lang w:val="vi-VN"/>
        </w:rPr>
      </w:pPr>
      <w:r w:rsidRPr="00E839BB">
        <w:rPr>
          <w:b/>
          <w:szCs w:val="24"/>
          <w:lang w:val="vi-VN"/>
        </w:rPr>
        <w:t>THƯ ĐỀ NGHỊ</w:t>
      </w:r>
    </w:p>
    <w:p w14:paraId="5FC08D3C" w14:textId="77777777" w:rsidR="00F75377" w:rsidRPr="00E839BB" w:rsidRDefault="00F75377" w:rsidP="00F75377">
      <w:pPr>
        <w:spacing w:before="120" w:after="120" w:line="276" w:lineRule="auto"/>
        <w:jc w:val="center"/>
        <w:rPr>
          <w:b/>
          <w:szCs w:val="24"/>
          <w:lang w:val="vi-VN"/>
        </w:rPr>
      </w:pPr>
      <w:r w:rsidRPr="00E839BB">
        <w:rPr>
          <w:b/>
          <w:szCs w:val="24"/>
          <w:lang w:val="vi-VN"/>
        </w:rPr>
        <w:t xml:space="preserve">(Về việc bổ sung </w:t>
      </w:r>
      <w:r w:rsidR="005873CA" w:rsidRPr="00E839BB">
        <w:rPr>
          <w:b/>
          <w:szCs w:val="24"/>
          <w:lang w:val="vi-VN"/>
        </w:rPr>
        <w:t>danh sách chung cư áp dụng dịch vụ</w:t>
      </w:r>
      <w:r w:rsidRPr="00E839BB">
        <w:rPr>
          <w:b/>
          <w:szCs w:val="24"/>
          <w:lang w:val="vi-VN"/>
        </w:rPr>
        <w:t>)</w:t>
      </w:r>
    </w:p>
    <w:p w14:paraId="3CB5A750" w14:textId="34A6F5EC" w:rsidR="006D0877" w:rsidRPr="00E839BB" w:rsidRDefault="00F75377" w:rsidP="005962D5">
      <w:pPr>
        <w:spacing w:before="120" w:after="120" w:line="276" w:lineRule="auto"/>
        <w:jc w:val="center"/>
        <w:rPr>
          <w:b/>
          <w:i/>
          <w:szCs w:val="24"/>
          <w:lang w:val="vi-VN"/>
        </w:rPr>
      </w:pPr>
      <w:r w:rsidRPr="00E839BB">
        <w:rPr>
          <w:i/>
          <w:sz w:val="22"/>
          <w:szCs w:val="24"/>
          <w:lang w:val="vi-VN"/>
        </w:rPr>
        <w:t xml:space="preserve">(đính kèm Hợp đồng số </w:t>
      </w:r>
      <w:bookmarkStart w:id="0" w:name="_Hlk173137114"/>
      <w:r w:rsidR="0025564F" w:rsidRPr="00E839BB">
        <w:rPr>
          <w:i/>
          <w:sz w:val="22"/>
          <w:szCs w:val="24"/>
          <w:lang w:val="vi-VN"/>
        </w:rPr>
        <w:t>0124024/HTTT/ZION-KHASERVICES</w:t>
      </w:r>
      <w:bookmarkEnd w:id="0"/>
      <w:r w:rsidRPr="00E839BB">
        <w:rPr>
          <w:i/>
          <w:sz w:val="22"/>
          <w:szCs w:val="24"/>
          <w:lang w:val="vi-VN"/>
        </w:rPr>
        <w:t xml:space="preserve"> ký ngày </w:t>
      </w:r>
      <w:r w:rsidR="00A0474C" w:rsidRPr="00E839BB">
        <w:rPr>
          <w:i/>
          <w:sz w:val="22"/>
          <w:szCs w:val="24"/>
          <w:lang w:val="vi-VN"/>
        </w:rPr>
        <w:t>…</w:t>
      </w:r>
      <w:r w:rsidR="00CA60F3" w:rsidRPr="00E839BB">
        <w:rPr>
          <w:i/>
          <w:sz w:val="22"/>
          <w:szCs w:val="24"/>
          <w:lang w:val="vi-VN"/>
        </w:rPr>
        <w:t>………</w:t>
      </w:r>
      <w:r w:rsidR="00A0474C" w:rsidRPr="00E839BB">
        <w:rPr>
          <w:i/>
          <w:sz w:val="22"/>
          <w:szCs w:val="24"/>
          <w:lang w:val="vi-VN"/>
        </w:rPr>
        <w:t>.</w:t>
      </w:r>
      <w:r w:rsidRPr="00E839BB">
        <w:rPr>
          <w:i/>
          <w:sz w:val="22"/>
          <w:szCs w:val="24"/>
          <w:lang w:val="vi-VN"/>
        </w:rPr>
        <w:t>)</w:t>
      </w:r>
    </w:p>
    <w:p w14:paraId="1FE08666" w14:textId="77777777" w:rsidR="00CA60F3" w:rsidRPr="00E839BB" w:rsidRDefault="00CA60F3" w:rsidP="00CA60F3">
      <w:pPr>
        <w:spacing w:before="120" w:after="120" w:line="276" w:lineRule="auto"/>
        <w:ind w:left="720"/>
        <w:jc w:val="center"/>
        <w:rPr>
          <w:b/>
          <w:i/>
          <w:szCs w:val="24"/>
          <w:u w:val="single"/>
          <w:lang w:val="vi-VN"/>
        </w:rPr>
      </w:pPr>
    </w:p>
    <w:p w14:paraId="0390C4D6" w14:textId="77777777" w:rsidR="00F75377" w:rsidRPr="00E839BB" w:rsidRDefault="00CA60F3" w:rsidP="005962D5">
      <w:pPr>
        <w:spacing w:before="120" w:after="120" w:line="276" w:lineRule="auto"/>
        <w:ind w:left="720"/>
        <w:jc w:val="center"/>
        <w:rPr>
          <w:b/>
          <w:i/>
          <w:szCs w:val="24"/>
          <w:u w:val="single"/>
          <w:lang w:val="vi-VN"/>
        </w:rPr>
      </w:pPr>
      <w:r w:rsidRPr="00E839BB">
        <w:rPr>
          <w:b/>
          <w:i/>
          <w:szCs w:val="24"/>
          <w:u w:val="single"/>
          <w:lang w:val="vi-VN"/>
        </w:rPr>
        <w:t>KÍNH GỬI: CÔNG TY CỔ PHẦN ZION (“ZION”)</w:t>
      </w:r>
    </w:p>
    <w:p w14:paraId="63DBE7AF" w14:textId="77777777" w:rsidR="0086791A" w:rsidRPr="00E839BB" w:rsidRDefault="0086791A" w:rsidP="006D0877">
      <w:pPr>
        <w:numPr>
          <w:ilvl w:val="0"/>
          <w:numId w:val="2"/>
        </w:numPr>
        <w:spacing w:before="120" w:after="120" w:line="276" w:lineRule="auto"/>
        <w:ind w:left="1350"/>
        <w:jc w:val="both"/>
        <w:rPr>
          <w:i/>
          <w:szCs w:val="24"/>
          <w:lang w:val="vi-VN"/>
        </w:rPr>
      </w:pPr>
      <w:r w:rsidRPr="00E839BB">
        <w:rPr>
          <w:i/>
          <w:szCs w:val="24"/>
          <w:lang w:val="vi-VN"/>
        </w:rPr>
        <w:t xml:space="preserve">Căn cứ Hợp đồng </w:t>
      </w:r>
      <w:r w:rsidR="00151A1A" w:rsidRPr="00E839BB">
        <w:rPr>
          <w:i/>
          <w:szCs w:val="24"/>
          <w:lang w:val="vi-VN"/>
        </w:rPr>
        <w:t xml:space="preserve">số </w:t>
      </w:r>
      <w:r w:rsidR="0025564F" w:rsidRPr="00E839BB">
        <w:rPr>
          <w:i/>
          <w:szCs w:val="24"/>
          <w:lang w:val="vi-VN"/>
        </w:rPr>
        <w:t xml:space="preserve">0124024/HTTT/ZION-KHASERVICES </w:t>
      </w:r>
      <w:r w:rsidR="004762A0" w:rsidRPr="00E839BB">
        <w:rPr>
          <w:i/>
          <w:szCs w:val="24"/>
          <w:lang w:val="vi-VN"/>
        </w:rPr>
        <w:t xml:space="preserve">ký ngày </w:t>
      </w:r>
      <w:r w:rsidR="00A0474C" w:rsidRPr="00E839BB">
        <w:rPr>
          <w:i/>
          <w:szCs w:val="24"/>
          <w:lang w:val="vi-VN"/>
        </w:rPr>
        <w:t>……………………</w:t>
      </w:r>
      <w:r w:rsidRPr="00E839BB">
        <w:rPr>
          <w:i/>
          <w:szCs w:val="24"/>
          <w:lang w:val="vi-VN"/>
        </w:rPr>
        <w:t xml:space="preserve"> </w:t>
      </w:r>
      <w:r w:rsidR="00F1016C" w:rsidRPr="00E839BB">
        <w:rPr>
          <w:i/>
          <w:szCs w:val="24"/>
          <w:lang w:val="vi-VN"/>
        </w:rPr>
        <w:t>và các thỏa thuận, phụ lục kèm theo</w:t>
      </w:r>
      <w:r w:rsidR="009A64E9" w:rsidRPr="00E839BB">
        <w:rPr>
          <w:i/>
          <w:szCs w:val="24"/>
          <w:lang w:val="vi-VN"/>
        </w:rPr>
        <w:t xml:space="preserve"> (“</w:t>
      </w:r>
      <w:r w:rsidR="009A64E9" w:rsidRPr="00E839BB">
        <w:rPr>
          <w:b/>
          <w:i/>
          <w:szCs w:val="24"/>
          <w:lang w:val="vi-VN"/>
        </w:rPr>
        <w:t>Hợp Đồng</w:t>
      </w:r>
      <w:r w:rsidR="009A64E9" w:rsidRPr="00E839BB">
        <w:rPr>
          <w:i/>
          <w:szCs w:val="24"/>
          <w:lang w:val="vi-VN"/>
        </w:rPr>
        <w:t>”)</w:t>
      </w:r>
      <w:r w:rsidRPr="00E839BB">
        <w:rPr>
          <w:i/>
          <w:szCs w:val="24"/>
          <w:lang w:val="vi-VN"/>
        </w:rPr>
        <w:t>;</w:t>
      </w:r>
    </w:p>
    <w:p w14:paraId="06540948" w14:textId="77777777" w:rsidR="0086791A" w:rsidRPr="00E839BB" w:rsidRDefault="0086791A" w:rsidP="006D0877">
      <w:pPr>
        <w:numPr>
          <w:ilvl w:val="0"/>
          <w:numId w:val="2"/>
        </w:numPr>
        <w:spacing w:before="120" w:after="120" w:line="276" w:lineRule="auto"/>
        <w:ind w:left="1350"/>
        <w:jc w:val="both"/>
        <w:rPr>
          <w:i/>
          <w:szCs w:val="24"/>
          <w:lang w:val="vi-VN"/>
        </w:rPr>
      </w:pPr>
      <w:r w:rsidRPr="00E839BB">
        <w:rPr>
          <w:i/>
          <w:szCs w:val="24"/>
          <w:lang w:val="vi-VN"/>
        </w:rPr>
        <w:t xml:space="preserve">Căn cứ nhu cầu và khả năng của </w:t>
      </w:r>
      <w:r w:rsidR="00CA60F3" w:rsidRPr="00E839BB">
        <w:rPr>
          <w:i/>
          <w:szCs w:val="24"/>
          <w:lang w:val="vi-VN"/>
        </w:rPr>
        <w:t>Hai Bên</w:t>
      </w:r>
      <w:r w:rsidRPr="00E839BB">
        <w:rPr>
          <w:i/>
          <w:szCs w:val="24"/>
          <w:lang w:val="vi-VN"/>
        </w:rPr>
        <w:t>,</w:t>
      </w:r>
    </w:p>
    <w:p w14:paraId="60F4C76D" w14:textId="77777777" w:rsidR="006D0877" w:rsidRPr="00E839BB" w:rsidRDefault="00CA60F3">
      <w:pPr>
        <w:spacing w:after="120"/>
        <w:ind w:right="-3" w:firstLine="720"/>
        <w:jc w:val="both"/>
        <w:rPr>
          <w:iCs/>
          <w:szCs w:val="24"/>
          <w:lang w:val="vi-VN"/>
        </w:rPr>
      </w:pPr>
      <w:r w:rsidRPr="00E839BB">
        <w:rPr>
          <w:iCs/>
          <w:szCs w:val="24"/>
          <w:lang w:val="vi-VN"/>
        </w:rPr>
        <w:t xml:space="preserve">Chúng tôi, </w:t>
      </w:r>
      <w:r w:rsidRPr="00E839BB">
        <w:rPr>
          <w:b/>
          <w:iCs/>
          <w:szCs w:val="24"/>
          <w:lang w:val="vi-VN"/>
        </w:rPr>
        <w:t>CÔNG TY CỔ PHẦN QUẢN LÝ VÀ VẬN HÀNH CAO ỐC KHÁNH HỘI</w:t>
      </w:r>
      <w:r w:rsidRPr="00E839BB">
        <w:rPr>
          <w:iCs/>
          <w:szCs w:val="24"/>
          <w:lang w:val="vi-VN"/>
        </w:rPr>
        <w:t xml:space="preserve"> (sau đây gọi tắt là “</w:t>
      </w:r>
      <w:r w:rsidRPr="00E839BB">
        <w:rPr>
          <w:b/>
          <w:iCs/>
          <w:szCs w:val="24"/>
          <w:lang w:val="vi-VN"/>
        </w:rPr>
        <w:t>KHASERVICES</w:t>
      </w:r>
      <w:r w:rsidRPr="00E839BB">
        <w:rPr>
          <w:iCs/>
          <w:szCs w:val="24"/>
          <w:lang w:val="vi-VN"/>
        </w:rPr>
        <w:t>”)</w:t>
      </w:r>
      <w:r w:rsidR="00EA6C2E" w:rsidRPr="00E839BB">
        <w:rPr>
          <w:bCs/>
          <w:iCs/>
          <w:szCs w:val="24"/>
          <w:lang w:val="vi-VN"/>
        </w:rPr>
        <w:t xml:space="preserve"> </w:t>
      </w:r>
      <w:r w:rsidR="006A2864" w:rsidRPr="00E839BB">
        <w:rPr>
          <w:bCs/>
          <w:iCs/>
          <w:szCs w:val="24"/>
          <w:lang w:val="vi-VN"/>
        </w:rPr>
        <w:t>thông báo</w:t>
      </w:r>
      <w:r w:rsidR="006D0877" w:rsidRPr="00E839BB">
        <w:rPr>
          <w:bCs/>
          <w:iCs/>
          <w:szCs w:val="24"/>
          <w:lang w:val="vi-VN"/>
        </w:rPr>
        <w:t xml:space="preserve"> và đề nghị </w:t>
      </w:r>
      <w:r w:rsidRPr="00E839BB">
        <w:rPr>
          <w:bCs/>
          <w:iCs/>
          <w:szCs w:val="24"/>
          <w:lang w:val="vi-VN"/>
        </w:rPr>
        <w:t xml:space="preserve">ZION </w:t>
      </w:r>
      <w:r w:rsidR="006D0877" w:rsidRPr="00E839BB">
        <w:rPr>
          <w:bCs/>
          <w:iCs/>
          <w:szCs w:val="24"/>
          <w:lang w:val="vi-VN"/>
        </w:rPr>
        <w:t>hỗ trợ</w:t>
      </w:r>
      <w:r w:rsidR="004C023C" w:rsidRPr="00E839BB">
        <w:rPr>
          <w:bCs/>
          <w:iCs/>
          <w:szCs w:val="24"/>
          <w:lang w:val="vi-VN"/>
        </w:rPr>
        <w:t xml:space="preserve"> điều chỉnh,</w:t>
      </w:r>
      <w:r w:rsidR="006A2864" w:rsidRPr="00E839BB">
        <w:rPr>
          <w:bCs/>
          <w:iCs/>
          <w:szCs w:val="24"/>
          <w:lang w:val="vi-VN"/>
        </w:rPr>
        <w:t xml:space="preserve"> bổ</w:t>
      </w:r>
      <w:r w:rsidR="00FF57F4" w:rsidRPr="00E839BB">
        <w:rPr>
          <w:bCs/>
          <w:iCs/>
          <w:szCs w:val="24"/>
          <w:lang w:val="vi-VN"/>
        </w:rPr>
        <w:t xml:space="preserve"> sung</w:t>
      </w:r>
      <w:r w:rsidRPr="00E839BB">
        <w:rPr>
          <w:bCs/>
          <w:iCs/>
          <w:szCs w:val="24"/>
          <w:lang w:val="vi-VN"/>
        </w:rPr>
        <w:t xml:space="preserve"> các nội dung sau đây vào Hợp Đồng</w:t>
      </w:r>
      <w:r w:rsidR="006D0877" w:rsidRPr="00E839BB">
        <w:rPr>
          <w:bCs/>
          <w:iCs/>
          <w:szCs w:val="24"/>
          <w:lang w:val="vi-VN"/>
        </w:rPr>
        <w:t xml:space="preserve">: </w:t>
      </w:r>
    </w:p>
    <w:p w14:paraId="29938A40" w14:textId="012D382D" w:rsidR="00EA6C2E" w:rsidRPr="00E839BB" w:rsidRDefault="006D0877" w:rsidP="005962D5">
      <w:pPr>
        <w:numPr>
          <w:ilvl w:val="0"/>
          <w:numId w:val="31"/>
        </w:numPr>
        <w:spacing w:before="240" w:after="240"/>
        <w:ind w:left="720" w:hanging="720"/>
        <w:jc w:val="both"/>
        <w:rPr>
          <w:bCs/>
          <w:iCs/>
          <w:szCs w:val="24"/>
          <w:lang w:val="vi-VN"/>
        </w:rPr>
      </w:pPr>
      <w:r w:rsidRPr="00E839BB">
        <w:rPr>
          <w:bCs/>
          <w:iCs/>
          <w:szCs w:val="24"/>
          <w:lang w:val="vi-VN"/>
        </w:rPr>
        <w:t xml:space="preserve">Bổ sung </w:t>
      </w:r>
      <w:r w:rsidR="00EB05A8" w:rsidRPr="00E839BB">
        <w:rPr>
          <w:bCs/>
          <w:iCs/>
          <w:szCs w:val="24"/>
          <w:lang w:val="vi-VN"/>
        </w:rPr>
        <w:t>chung cư/dự án</w:t>
      </w:r>
      <w:r w:rsidR="00EB05A8" w:rsidRPr="00E839BB" w:rsidDel="00EB05A8">
        <w:rPr>
          <w:bCs/>
          <w:iCs/>
          <w:szCs w:val="24"/>
          <w:lang w:val="vi-VN"/>
        </w:rPr>
        <w:t xml:space="preserve"> </w:t>
      </w:r>
      <w:r w:rsidR="00EA6C2E" w:rsidRPr="00E839BB">
        <w:rPr>
          <w:bCs/>
          <w:iCs/>
          <w:szCs w:val="24"/>
          <w:lang w:val="vi-VN"/>
        </w:rPr>
        <w:t xml:space="preserve">chấp nhận thanh toán dịch vụ </w:t>
      </w:r>
      <w:r w:rsidR="00CA60F3" w:rsidRPr="00E839BB">
        <w:rPr>
          <w:bCs/>
          <w:iCs/>
          <w:szCs w:val="24"/>
          <w:lang w:val="vi-VN"/>
        </w:rPr>
        <w:t xml:space="preserve">Zalopay </w:t>
      </w:r>
      <w:r w:rsidR="00FF57F4" w:rsidRPr="00E839BB">
        <w:rPr>
          <w:bCs/>
          <w:iCs/>
          <w:szCs w:val="24"/>
          <w:lang w:val="vi-VN"/>
        </w:rPr>
        <w:t>sau</w:t>
      </w:r>
      <w:r w:rsidR="00EB05A8" w:rsidRPr="00E839BB">
        <w:rPr>
          <w:bCs/>
          <w:iCs/>
          <w:szCs w:val="24"/>
          <w:lang w:val="vi-VN"/>
        </w:rPr>
        <w:t xml:space="preserve"> đây vào Danh sách điểm chấp nhận thanh toán tại Phụ lục 1 của Hợp Đồng</w:t>
      </w:r>
      <w:r w:rsidR="00FF57F4" w:rsidRPr="00E839BB">
        <w:rPr>
          <w:bCs/>
          <w:iCs/>
          <w:szCs w:val="24"/>
          <w:lang w:val="vi-VN"/>
        </w:rPr>
        <w:t>:</w:t>
      </w:r>
      <w:r w:rsidR="006A2864" w:rsidRPr="00E839BB">
        <w:rPr>
          <w:bCs/>
          <w:iCs/>
          <w:szCs w:val="24"/>
          <w:lang w:val="vi-VN"/>
        </w:rPr>
        <w:t xml:space="preserve"> </w:t>
      </w:r>
    </w:p>
    <w:tbl>
      <w:tblPr>
        <w:tblW w:w="8896" w:type="dxa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"/>
        <w:gridCol w:w="1813"/>
        <w:gridCol w:w="1656"/>
        <w:gridCol w:w="1507"/>
        <w:gridCol w:w="2017"/>
        <w:gridCol w:w="1260"/>
      </w:tblGrid>
      <w:tr w:rsidR="00B06800" w:rsidRPr="00B06800" w14:paraId="5CFF5DC6" w14:textId="77777777" w:rsidTr="00B06800">
        <w:trPr>
          <w:trHeight w:val="300"/>
        </w:trPr>
        <w:tc>
          <w:tcPr>
            <w:tcW w:w="643" w:type="dxa"/>
            <w:shd w:val="clear" w:color="auto" w:fill="auto"/>
          </w:tcPr>
          <w:p w14:paraId="1C2B7113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STT</w:t>
            </w:r>
          </w:p>
        </w:tc>
        <w:tc>
          <w:tcPr>
            <w:tcW w:w="1931" w:type="dxa"/>
            <w:shd w:val="clear" w:color="auto" w:fill="auto"/>
          </w:tcPr>
          <w:p w14:paraId="499DA5BE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Tên chung cư/Dự án chấp nhận thanh toán ZaloPay</w:t>
            </w:r>
          </w:p>
        </w:tc>
        <w:tc>
          <w:tcPr>
            <w:tcW w:w="1656" w:type="dxa"/>
            <w:shd w:val="clear" w:color="auto" w:fill="auto"/>
          </w:tcPr>
          <w:p w14:paraId="3FEC3A92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Số Tài Khoản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6349F811" w14:textId="79F4781C" w:rsidR="2DFDE707" w:rsidRPr="00B06800" w:rsidRDefault="2DFDE707" w:rsidP="28CAA0B0">
            <w:pPr>
              <w:jc w:val="center"/>
            </w:pPr>
            <w:r w:rsidRPr="00B06800">
              <w:t>Đơn vị thụ hưởng</w:t>
            </w:r>
          </w:p>
        </w:tc>
        <w:tc>
          <w:tcPr>
            <w:tcW w:w="1706" w:type="dxa"/>
            <w:shd w:val="clear" w:color="auto" w:fill="auto"/>
          </w:tcPr>
          <w:p w14:paraId="648FD6FE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Tên thanh toán</w:t>
            </w:r>
          </w:p>
        </w:tc>
        <w:tc>
          <w:tcPr>
            <w:tcW w:w="1345" w:type="dxa"/>
            <w:shd w:val="clear" w:color="auto" w:fill="auto"/>
          </w:tcPr>
          <w:p w14:paraId="7D37B3F3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Mã thanh toán</w:t>
            </w:r>
          </w:p>
        </w:tc>
      </w:tr>
      <w:tr w:rsidR="00B06800" w:rsidRPr="00B06800" w14:paraId="4E4004E7" w14:textId="77777777" w:rsidTr="00B06800">
        <w:trPr>
          <w:trHeight w:val="300"/>
        </w:trPr>
        <w:tc>
          <w:tcPr>
            <w:tcW w:w="643" w:type="dxa"/>
            <w:shd w:val="clear" w:color="auto" w:fill="auto"/>
          </w:tcPr>
          <w:p w14:paraId="4BBD4F5E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1</w:t>
            </w:r>
          </w:p>
        </w:tc>
        <w:tc>
          <w:tcPr>
            <w:tcW w:w="1931" w:type="dxa"/>
            <w:shd w:val="clear" w:color="auto" w:fill="auto"/>
          </w:tcPr>
          <w:p w14:paraId="389AAC34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Chung Cư Flora Kikyo</w:t>
            </w:r>
          </w:p>
          <w:p w14:paraId="20CD25AD" w14:textId="77777777" w:rsidR="0026528D" w:rsidRPr="00B06800" w:rsidRDefault="0026528D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 xml:space="preserve">Đ/c: Đường số 19, Khu Phố 2, Phường Phú Hữu, </w:t>
            </w:r>
            <w:proofErr w:type="gramStart"/>
            <w:r w:rsidRPr="00B06800">
              <w:rPr>
                <w:bCs/>
                <w:iCs/>
                <w:szCs w:val="24"/>
              </w:rPr>
              <w:t>TP.Thủ</w:t>
            </w:r>
            <w:proofErr w:type="gramEnd"/>
            <w:r w:rsidRPr="00B06800">
              <w:rPr>
                <w:bCs/>
                <w:iCs/>
                <w:szCs w:val="24"/>
              </w:rPr>
              <w:t xml:space="preserve"> Đức, TP.HCM</w:t>
            </w:r>
          </w:p>
        </w:tc>
        <w:tc>
          <w:tcPr>
            <w:tcW w:w="1656" w:type="dxa"/>
            <w:shd w:val="clear" w:color="auto" w:fill="auto"/>
          </w:tcPr>
          <w:p w14:paraId="792B2F11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110000063371</w:t>
            </w:r>
          </w:p>
          <w:p w14:paraId="08B99B7C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VietinBank</w:t>
            </w:r>
          </w:p>
          <w:p w14:paraId="538EA4B6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Chi nhánh 4</w:t>
            </w:r>
          </w:p>
        </w:tc>
        <w:tc>
          <w:tcPr>
            <w:tcW w:w="1615" w:type="dxa"/>
            <w:shd w:val="clear" w:color="auto" w:fill="auto"/>
          </w:tcPr>
          <w:p w14:paraId="2DAD5F83" w14:textId="13FF1220" w:rsidR="3FA5D74A" w:rsidRPr="00B06800" w:rsidRDefault="005962D5" w:rsidP="28CAA0B0">
            <w:pPr>
              <w:jc w:val="center"/>
            </w:pPr>
            <w:r w:rsidRPr="00B06800">
              <w:t>Công ty cổ phần Quản lý và Vận hành cao ốc Khánh Hội</w:t>
            </w:r>
          </w:p>
        </w:tc>
        <w:tc>
          <w:tcPr>
            <w:tcW w:w="1706" w:type="dxa"/>
            <w:shd w:val="clear" w:color="auto" w:fill="auto"/>
          </w:tcPr>
          <w:p w14:paraId="2251AA98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FLRKKO_788058</w:t>
            </w:r>
          </w:p>
        </w:tc>
        <w:tc>
          <w:tcPr>
            <w:tcW w:w="1345" w:type="dxa"/>
            <w:shd w:val="clear" w:color="auto" w:fill="auto"/>
          </w:tcPr>
          <w:p w14:paraId="320A3FD8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</w:p>
        </w:tc>
      </w:tr>
      <w:tr w:rsidR="00B06800" w:rsidRPr="00B06800" w14:paraId="5662F34C" w14:textId="77777777" w:rsidTr="00B06800">
        <w:trPr>
          <w:trHeight w:val="300"/>
        </w:trPr>
        <w:tc>
          <w:tcPr>
            <w:tcW w:w="643" w:type="dxa"/>
            <w:shd w:val="clear" w:color="auto" w:fill="auto"/>
          </w:tcPr>
          <w:p w14:paraId="0908FE0B" w14:textId="77777777" w:rsidR="00EA6C2E" w:rsidRPr="00B06800" w:rsidRDefault="00EA6C2E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2</w:t>
            </w:r>
          </w:p>
        </w:tc>
        <w:tc>
          <w:tcPr>
            <w:tcW w:w="1931" w:type="dxa"/>
            <w:shd w:val="clear" w:color="auto" w:fill="auto"/>
          </w:tcPr>
          <w:p w14:paraId="3906A398" w14:textId="77777777" w:rsidR="00EA6C2E" w:rsidRPr="00B06800" w:rsidRDefault="00257ACB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Chung Cư TDH Phước Long</w:t>
            </w:r>
            <w:r w:rsidR="0026528D" w:rsidRPr="00B06800">
              <w:rPr>
                <w:bCs/>
                <w:iCs/>
                <w:szCs w:val="24"/>
              </w:rPr>
              <w:br/>
              <w:t xml:space="preserve">Đ/c: Đường 672, Phường Phước Long B, </w:t>
            </w:r>
            <w:proofErr w:type="gramStart"/>
            <w:r w:rsidR="0026528D" w:rsidRPr="00B06800">
              <w:rPr>
                <w:bCs/>
                <w:iCs/>
                <w:szCs w:val="24"/>
              </w:rPr>
              <w:t>TP.Thủ</w:t>
            </w:r>
            <w:proofErr w:type="gramEnd"/>
            <w:r w:rsidR="0026528D" w:rsidRPr="00B06800">
              <w:rPr>
                <w:bCs/>
                <w:iCs/>
                <w:szCs w:val="24"/>
              </w:rPr>
              <w:t xml:space="preserve"> Đức, TP.HCM</w:t>
            </w:r>
          </w:p>
        </w:tc>
        <w:tc>
          <w:tcPr>
            <w:tcW w:w="1656" w:type="dxa"/>
            <w:shd w:val="clear" w:color="auto" w:fill="auto"/>
          </w:tcPr>
          <w:p w14:paraId="4EBECF84" w14:textId="77777777" w:rsidR="0026528D" w:rsidRPr="00B06800" w:rsidRDefault="0026528D" w:rsidP="0026528D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110000063371</w:t>
            </w:r>
          </w:p>
          <w:p w14:paraId="092BD7DE" w14:textId="77777777" w:rsidR="0026528D" w:rsidRPr="00B06800" w:rsidRDefault="0026528D" w:rsidP="0026528D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VietinBank</w:t>
            </w:r>
          </w:p>
          <w:p w14:paraId="72051C1D" w14:textId="77777777" w:rsidR="00EA6C2E" w:rsidRPr="00B06800" w:rsidRDefault="0026528D" w:rsidP="0026528D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B06800">
              <w:rPr>
                <w:bCs/>
                <w:iCs/>
                <w:szCs w:val="24"/>
              </w:rPr>
              <w:t>Chi nhánh 4</w:t>
            </w:r>
          </w:p>
        </w:tc>
        <w:tc>
          <w:tcPr>
            <w:tcW w:w="1615" w:type="dxa"/>
            <w:shd w:val="clear" w:color="auto" w:fill="auto"/>
          </w:tcPr>
          <w:p w14:paraId="3065DB76" w14:textId="1E597AF9" w:rsidR="6B772938" w:rsidRPr="00B06800" w:rsidRDefault="005962D5" w:rsidP="28CAA0B0">
            <w:pPr>
              <w:jc w:val="center"/>
            </w:pPr>
            <w:r w:rsidRPr="00B06800">
              <w:t>Công ty cổ phần Quản lý và Vận hành cao ốc Khánh Hội</w:t>
            </w:r>
          </w:p>
        </w:tc>
        <w:tc>
          <w:tcPr>
            <w:tcW w:w="1706" w:type="dxa"/>
            <w:shd w:val="clear" w:color="auto" w:fill="auto"/>
          </w:tcPr>
          <w:p w14:paraId="491474C7" w14:textId="77777777" w:rsidR="00EA6C2E" w:rsidRPr="00B06800" w:rsidRDefault="0026528D">
            <w:pPr>
              <w:spacing w:before="240" w:after="120"/>
              <w:ind w:right="-3"/>
              <w:jc w:val="center"/>
            </w:pPr>
            <w:r w:rsidRPr="00B06800">
              <w:t>TDHPL_703058</w:t>
            </w:r>
          </w:p>
        </w:tc>
        <w:tc>
          <w:tcPr>
            <w:tcW w:w="1345" w:type="dxa"/>
            <w:shd w:val="clear" w:color="auto" w:fill="auto"/>
          </w:tcPr>
          <w:p w14:paraId="30D0D408" w14:textId="77777777" w:rsidR="00EA6C2E" w:rsidRPr="00B06800" w:rsidRDefault="00EA6C2E">
            <w:pPr>
              <w:spacing w:before="240" w:after="120"/>
              <w:ind w:right="-3"/>
              <w:jc w:val="center"/>
            </w:pPr>
          </w:p>
        </w:tc>
      </w:tr>
      <w:tr w:rsidR="00DE0904" w:rsidRPr="00B06800" w14:paraId="634EFCA7" w14:textId="77777777" w:rsidTr="00B06800">
        <w:trPr>
          <w:trHeight w:val="300"/>
        </w:trPr>
        <w:tc>
          <w:tcPr>
            <w:tcW w:w="643" w:type="dxa"/>
            <w:shd w:val="clear" w:color="auto" w:fill="auto"/>
          </w:tcPr>
          <w:p w14:paraId="0411FB01" w14:textId="47930567" w:rsidR="00DE0904" w:rsidRPr="00B06800" w:rsidRDefault="00DE0904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>3</w:t>
            </w:r>
          </w:p>
        </w:tc>
        <w:tc>
          <w:tcPr>
            <w:tcW w:w="1931" w:type="dxa"/>
            <w:shd w:val="clear" w:color="auto" w:fill="auto"/>
          </w:tcPr>
          <w:p w14:paraId="6A4562AC" w14:textId="77777777" w:rsidR="00DE0904" w:rsidRDefault="00DE0904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>Chung Cư Horizon</w:t>
            </w:r>
          </w:p>
          <w:p w14:paraId="40D701F2" w14:textId="6FD03B3D" w:rsidR="00DE0904" w:rsidRPr="00B06800" w:rsidRDefault="00DE0904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 xml:space="preserve">Đ/c: </w:t>
            </w:r>
            <w:r w:rsidRPr="00DE0904">
              <w:rPr>
                <w:bCs/>
                <w:iCs/>
                <w:szCs w:val="24"/>
              </w:rPr>
              <w:t>214 Đ</w:t>
            </w:r>
            <w:r>
              <w:rPr>
                <w:bCs/>
                <w:iCs/>
                <w:szCs w:val="24"/>
              </w:rPr>
              <w:t>ường</w:t>
            </w:r>
            <w:r w:rsidRPr="00DE0904">
              <w:rPr>
                <w:bCs/>
                <w:iCs/>
                <w:szCs w:val="24"/>
              </w:rPr>
              <w:t xml:space="preserve"> Trần Quang Khải, Phường </w:t>
            </w:r>
            <w:r w:rsidRPr="00DE0904">
              <w:rPr>
                <w:bCs/>
                <w:iCs/>
                <w:szCs w:val="24"/>
              </w:rPr>
              <w:lastRenderedPageBreak/>
              <w:t xml:space="preserve">Tân Định, Quận 1, </w:t>
            </w:r>
            <w:r w:rsidR="00CE3FA5" w:rsidRPr="00B06800">
              <w:rPr>
                <w:bCs/>
                <w:iCs/>
                <w:szCs w:val="24"/>
              </w:rPr>
              <w:t>TP.HCM</w:t>
            </w:r>
          </w:p>
        </w:tc>
        <w:tc>
          <w:tcPr>
            <w:tcW w:w="1656" w:type="dxa"/>
            <w:shd w:val="clear" w:color="auto" w:fill="auto"/>
          </w:tcPr>
          <w:p w14:paraId="189155B0" w14:textId="77777777" w:rsidR="00DE0904" w:rsidRDefault="006E586E" w:rsidP="00CE3FA5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6E586E">
              <w:rPr>
                <w:bCs/>
                <w:iCs/>
                <w:szCs w:val="24"/>
              </w:rPr>
              <w:lastRenderedPageBreak/>
              <w:t>BIDV</w:t>
            </w:r>
          </w:p>
          <w:p w14:paraId="781F546F" w14:textId="77777777" w:rsidR="006E586E" w:rsidRDefault="006E586E" w:rsidP="00CE3FA5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 w:rsidRPr="006E586E">
              <w:rPr>
                <w:bCs/>
                <w:iCs/>
                <w:szCs w:val="24"/>
              </w:rPr>
              <w:t>8610019465</w:t>
            </w:r>
          </w:p>
          <w:p w14:paraId="38920F93" w14:textId="77777777" w:rsidR="006E586E" w:rsidRDefault="006E586E" w:rsidP="00CE3FA5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 xml:space="preserve">Chi nhánh </w:t>
            </w:r>
          </w:p>
          <w:p w14:paraId="13727DAE" w14:textId="33435148" w:rsidR="006E586E" w:rsidRPr="00B06800" w:rsidRDefault="006E586E" w:rsidP="00CE3FA5">
            <w:pPr>
              <w:spacing w:before="240" w:after="120"/>
              <w:ind w:right="-3"/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lastRenderedPageBreak/>
              <w:t>Gia Định</w:t>
            </w:r>
          </w:p>
        </w:tc>
        <w:tc>
          <w:tcPr>
            <w:tcW w:w="1615" w:type="dxa"/>
            <w:shd w:val="clear" w:color="auto" w:fill="auto"/>
          </w:tcPr>
          <w:p w14:paraId="2A4C2ABE" w14:textId="41AFDF9C" w:rsidR="00DE0904" w:rsidRPr="00B06800" w:rsidRDefault="00DE0904" w:rsidP="28CAA0B0">
            <w:pPr>
              <w:jc w:val="center"/>
            </w:pPr>
            <w:r w:rsidRPr="00B06800">
              <w:lastRenderedPageBreak/>
              <w:t>Công ty cổ phần Quản lý và Vận hành cao ốc Khánh Hội</w:t>
            </w:r>
          </w:p>
        </w:tc>
        <w:tc>
          <w:tcPr>
            <w:tcW w:w="1706" w:type="dxa"/>
            <w:shd w:val="clear" w:color="auto" w:fill="auto"/>
          </w:tcPr>
          <w:p w14:paraId="47108D25" w14:textId="0A52313C" w:rsidR="00DE0904" w:rsidRPr="00B06800" w:rsidRDefault="00DE0904">
            <w:pPr>
              <w:spacing w:before="240" w:after="120"/>
              <w:ind w:right="-3"/>
              <w:jc w:val="center"/>
            </w:pPr>
            <w:r>
              <w:t xml:space="preserve">HRZ_ </w:t>
            </w:r>
            <w:r w:rsidRPr="00DE0904">
              <w:t>173058</w:t>
            </w:r>
          </w:p>
        </w:tc>
        <w:tc>
          <w:tcPr>
            <w:tcW w:w="1345" w:type="dxa"/>
            <w:shd w:val="clear" w:color="auto" w:fill="auto"/>
          </w:tcPr>
          <w:p w14:paraId="6103A147" w14:textId="77777777" w:rsidR="00DE0904" w:rsidRPr="00B06800" w:rsidRDefault="00DE0904">
            <w:pPr>
              <w:spacing w:before="240" w:after="120"/>
              <w:ind w:right="-3"/>
              <w:jc w:val="center"/>
            </w:pPr>
          </w:p>
        </w:tc>
      </w:tr>
    </w:tbl>
    <w:p w14:paraId="3C6226CF" w14:textId="50E3BECA" w:rsidR="006D0877" w:rsidRPr="00B06800" w:rsidRDefault="006D0877" w:rsidP="005962D5">
      <w:pPr>
        <w:numPr>
          <w:ilvl w:val="0"/>
          <w:numId w:val="31"/>
        </w:numPr>
        <w:spacing w:before="240" w:after="120"/>
        <w:ind w:left="720" w:hanging="720"/>
        <w:jc w:val="both"/>
        <w:rPr>
          <w:bCs/>
          <w:iCs/>
          <w:szCs w:val="24"/>
        </w:rPr>
      </w:pPr>
      <w:r w:rsidRPr="00B06800">
        <w:rPr>
          <w:bCs/>
          <w:iCs/>
          <w:szCs w:val="24"/>
        </w:rPr>
        <w:t xml:space="preserve">Áp dụng thông tin thanh toán tại </w:t>
      </w:r>
      <w:r w:rsidR="00490BE2" w:rsidRPr="00B06800">
        <w:rPr>
          <w:bCs/>
          <w:iCs/>
          <w:szCs w:val="24"/>
        </w:rPr>
        <w:t xml:space="preserve">Điều 1 của Thư đề nghị này </w:t>
      </w:r>
      <w:r w:rsidRPr="00B06800">
        <w:rPr>
          <w:bCs/>
          <w:iCs/>
          <w:szCs w:val="24"/>
        </w:rPr>
        <w:t xml:space="preserve">đối với đối tượng tích hợp nêu tại </w:t>
      </w:r>
      <w:r w:rsidR="00490BE2" w:rsidRPr="00B06800">
        <w:rPr>
          <w:bCs/>
          <w:iCs/>
          <w:szCs w:val="24"/>
        </w:rPr>
        <w:t xml:space="preserve">Điều </w:t>
      </w:r>
      <w:r w:rsidRPr="00B06800">
        <w:rPr>
          <w:bCs/>
          <w:iCs/>
          <w:szCs w:val="24"/>
        </w:rPr>
        <w:t>1 Đề nghị này.</w:t>
      </w:r>
    </w:p>
    <w:p w14:paraId="1C77A7A5" w14:textId="77777777" w:rsidR="0010349A" w:rsidRPr="00B06800" w:rsidRDefault="00EA6C2E" w:rsidP="00D03A29">
      <w:pPr>
        <w:spacing w:before="240"/>
        <w:ind w:firstLine="720"/>
        <w:rPr>
          <w:szCs w:val="24"/>
          <w:lang w:eastAsia="en-GB"/>
        </w:rPr>
      </w:pPr>
      <w:r w:rsidRPr="00B06800">
        <w:rPr>
          <w:iCs/>
          <w:szCs w:val="24"/>
        </w:rPr>
        <w:t>KHASERVICES</w:t>
      </w:r>
      <w:r w:rsidR="006A2864" w:rsidRPr="00B06800">
        <w:rPr>
          <w:szCs w:val="24"/>
          <w:lang w:eastAsia="en-GB"/>
        </w:rPr>
        <w:t xml:space="preserve"> đề nghị ZION</w:t>
      </w:r>
      <w:r w:rsidR="00DD79B2" w:rsidRPr="00B06800">
        <w:rPr>
          <w:szCs w:val="24"/>
          <w:lang w:eastAsia="en-GB"/>
        </w:rPr>
        <w:t xml:space="preserve"> ghi nhận bổ sung Đối tượng tích hợp và</w:t>
      </w:r>
      <w:r w:rsidR="006A2864" w:rsidRPr="00B06800">
        <w:rPr>
          <w:szCs w:val="24"/>
          <w:lang w:eastAsia="en-GB"/>
        </w:rPr>
        <w:t xml:space="preserve"> cấp </w:t>
      </w:r>
      <w:r w:rsidR="00E65429" w:rsidRPr="00B06800">
        <w:rPr>
          <w:szCs w:val="24"/>
          <w:lang w:eastAsia="en-GB"/>
        </w:rPr>
        <w:t>Key tích hợp t</w:t>
      </w:r>
      <w:r w:rsidR="006A2864" w:rsidRPr="00B06800">
        <w:rPr>
          <w:szCs w:val="24"/>
          <w:lang w:eastAsia="en-GB"/>
        </w:rPr>
        <w:t>ương ứng</w:t>
      </w:r>
      <w:r w:rsidR="00DD79B2" w:rsidRPr="00B06800">
        <w:rPr>
          <w:szCs w:val="24"/>
          <w:lang w:eastAsia="en-GB"/>
        </w:rPr>
        <w:t xml:space="preserve"> với Miniapp nêu trên</w:t>
      </w:r>
      <w:r w:rsidR="006A2864" w:rsidRPr="00B06800">
        <w:rPr>
          <w:szCs w:val="24"/>
          <w:lang w:eastAsia="en-GB"/>
        </w:rPr>
        <w:t>.</w:t>
      </w:r>
      <w:r w:rsidR="0033017A" w:rsidRPr="00B06800">
        <w:rPr>
          <w:szCs w:val="24"/>
          <w:lang w:eastAsia="en-GB"/>
        </w:rPr>
        <w:t xml:space="preserve"> </w:t>
      </w:r>
    </w:p>
    <w:p w14:paraId="3567339E" w14:textId="77777777" w:rsidR="006A2864" w:rsidRPr="00B06800" w:rsidRDefault="006A2864" w:rsidP="006A2864">
      <w:pPr>
        <w:spacing w:before="240"/>
        <w:rPr>
          <w:szCs w:val="24"/>
          <w:lang w:eastAsia="en-GB"/>
        </w:rPr>
      </w:pPr>
      <w:r w:rsidRPr="00B06800">
        <w:rPr>
          <w:szCs w:val="24"/>
          <w:lang w:eastAsia="en-GB"/>
        </w:rPr>
        <w:tab/>
        <w:t xml:space="preserve">Thư đề nghị này có hiệu lực từ ngày ký, </w:t>
      </w:r>
      <w:r w:rsidR="00F27F79" w:rsidRPr="00B06800">
        <w:rPr>
          <w:szCs w:val="24"/>
          <w:lang w:eastAsia="en-GB"/>
        </w:rPr>
        <w:t xml:space="preserve">là bộ phận không tách rời của Hợp đồng </w:t>
      </w:r>
      <w:r w:rsidRPr="00B06800">
        <w:rPr>
          <w:szCs w:val="24"/>
          <w:lang w:eastAsia="en-GB"/>
        </w:rPr>
        <w:t xml:space="preserve">và việc triển khai </w:t>
      </w:r>
      <w:r w:rsidR="00F27F79" w:rsidRPr="00B06800">
        <w:rPr>
          <w:szCs w:val="24"/>
          <w:lang w:eastAsia="en-GB"/>
        </w:rPr>
        <w:t xml:space="preserve">thực tế sẽ được thực hiện theo thời điểm ZION cấp </w:t>
      </w:r>
      <w:r w:rsidR="004C023C" w:rsidRPr="00B06800">
        <w:rPr>
          <w:szCs w:val="24"/>
          <w:lang w:eastAsia="en-GB"/>
        </w:rPr>
        <w:t>Key tích hợp</w:t>
      </w:r>
      <w:r w:rsidR="00F27F79" w:rsidRPr="00B06800">
        <w:rPr>
          <w:szCs w:val="24"/>
          <w:lang w:eastAsia="en-GB"/>
        </w:rPr>
        <w:t xml:space="preserve"> theo đề nghị nêu trên. </w:t>
      </w:r>
    </w:p>
    <w:p w14:paraId="53340399" w14:textId="77777777" w:rsidR="00F27F79" w:rsidRPr="00B06800" w:rsidRDefault="00F27F79" w:rsidP="006A2864">
      <w:pPr>
        <w:spacing w:before="240"/>
        <w:rPr>
          <w:szCs w:val="24"/>
          <w:lang w:eastAsia="en-GB"/>
        </w:rPr>
      </w:pPr>
      <w:r w:rsidRPr="00B06800">
        <w:rPr>
          <w:szCs w:val="24"/>
          <w:lang w:eastAsia="en-GB"/>
        </w:rPr>
        <w:tab/>
        <w:t>Trân trọng</w:t>
      </w:r>
      <w:r w:rsidR="00490BE2" w:rsidRPr="00B06800">
        <w:rPr>
          <w:szCs w:val="24"/>
          <w:lang w:eastAsia="en-GB"/>
        </w:rPr>
        <w:t>./.</w:t>
      </w:r>
      <w:r w:rsidRPr="00B06800">
        <w:rPr>
          <w:szCs w:val="24"/>
          <w:lang w:eastAsia="en-GB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3"/>
        <w:gridCol w:w="4704"/>
      </w:tblGrid>
      <w:tr w:rsidR="00F27F79" w:rsidRPr="00B06800" w14:paraId="374089DB" w14:textId="77777777" w:rsidTr="00BB020A">
        <w:tc>
          <w:tcPr>
            <w:tcW w:w="4786" w:type="dxa"/>
            <w:shd w:val="clear" w:color="auto" w:fill="auto"/>
          </w:tcPr>
          <w:p w14:paraId="0D7ADE33" w14:textId="77777777" w:rsidR="00F27F79" w:rsidRPr="00B06800" w:rsidRDefault="00F27F79" w:rsidP="00BB020A">
            <w:pPr>
              <w:spacing w:before="240"/>
              <w:rPr>
                <w:szCs w:val="24"/>
                <w:lang w:eastAsia="en-GB"/>
              </w:rPr>
            </w:pPr>
          </w:p>
        </w:tc>
        <w:tc>
          <w:tcPr>
            <w:tcW w:w="4787" w:type="dxa"/>
            <w:shd w:val="clear" w:color="auto" w:fill="auto"/>
          </w:tcPr>
          <w:p w14:paraId="3DAB074B" w14:textId="77777777" w:rsidR="00E97F92" w:rsidRPr="00B06800" w:rsidRDefault="00E97F92" w:rsidP="00BB020A">
            <w:pPr>
              <w:spacing w:line="288" w:lineRule="auto"/>
              <w:ind w:right="1"/>
              <w:jc w:val="center"/>
              <w:outlineLvl w:val="0"/>
              <w:rPr>
                <w:b/>
                <w:bCs/>
                <w:szCs w:val="24"/>
                <w:lang w:val="vi-VN"/>
              </w:rPr>
            </w:pPr>
          </w:p>
          <w:p w14:paraId="6543ADFF" w14:textId="4C1B30C3" w:rsidR="00F27F79" w:rsidRPr="00B06800" w:rsidRDefault="00F27F79" w:rsidP="00EA6C2E">
            <w:pPr>
              <w:spacing w:line="288" w:lineRule="auto"/>
              <w:ind w:right="1"/>
              <w:jc w:val="center"/>
              <w:outlineLvl w:val="0"/>
              <w:rPr>
                <w:b/>
                <w:bCs/>
                <w:szCs w:val="24"/>
              </w:rPr>
            </w:pPr>
            <w:r w:rsidRPr="00B06800">
              <w:rPr>
                <w:b/>
                <w:bCs/>
                <w:szCs w:val="24"/>
                <w:lang w:val="vi-VN"/>
              </w:rPr>
              <w:t xml:space="preserve">ĐẠI DIỆN </w:t>
            </w:r>
            <w:r w:rsidR="00490BE2" w:rsidRPr="00B06800">
              <w:rPr>
                <w:b/>
                <w:bCs/>
                <w:szCs w:val="24"/>
                <w:lang w:eastAsia="en-NZ"/>
              </w:rPr>
              <w:t>KHASERVICES</w:t>
            </w:r>
          </w:p>
          <w:p w14:paraId="70770319" w14:textId="77777777" w:rsidR="00EA6C2E" w:rsidRPr="00B06800" w:rsidRDefault="00EA6C2E" w:rsidP="00EA6C2E">
            <w:pPr>
              <w:spacing w:line="288" w:lineRule="auto"/>
              <w:ind w:right="1"/>
              <w:jc w:val="center"/>
              <w:outlineLvl w:val="0"/>
              <w:rPr>
                <w:b/>
                <w:bCs/>
                <w:szCs w:val="24"/>
              </w:rPr>
            </w:pPr>
            <w:r w:rsidRPr="00B06800">
              <w:rPr>
                <w:b/>
                <w:bCs/>
                <w:szCs w:val="24"/>
              </w:rPr>
              <w:t>TỔNG GIÁM ĐỐC</w:t>
            </w:r>
          </w:p>
          <w:p w14:paraId="20BED2C4" w14:textId="77777777" w:rsidR="00F27F79" w:rsidRPr="00B06800" w:rsidRDefault="00F27F79" w:rsidP="00BB020A">
            <w:pPr>
              <w:tabs>
                <w:tab w:val="left" w:pos="480"/>
              </w:tabs>
              <w:spacing w:line="288" w:lineRule="auto"/>
              <w:ind w:right="1"/>
              <w:jc w:val="center"/>
              <w:rPr>
                <w:szCs w:val="24"/>
                <w:lang w:val="vi-VN" w:eastAsia="en-NZ"/>
              </w:rPr>
            </w:pPr>
          </w:p>
          <w:p w14:paraId="53A86645" w14:textId="77777777" w:rsidR="00F27F79" w:rsidRPr="00B06800" w:rsidRDefault="00F27F79" w:rsidP="00BB020A">
            <w:pPr>
              <w:tabs>
                <w:tab w:val="left" w:pos="480"/>
              </w:tabs>
              <w:spacing w:line="288" w:lineRule="auto"/>
              <w:ind w:right="1"/>
              <w:jc w:val="center"/>
              <w:rPr>
                <w:szCs w:val="24"/>
                <w:lang w:val="vi-VN" w:eastAsia="en-NZ"/>
              </w:rPr>
            </w:pPr>
          </w:p>
          <w:p w14:paraId="7E684053" w14:textId="77777777" w:rsidR="004822EB" w:rsidRPr="00B06800" w:rsidRDefault="004822EB" w:rsidP="00BB020A">
            <w:pPr>
              <w:tabs>
                <w:tab w:val="left" w:pos="480"/>
              </w:tabs>
              <w:spacing w:line="288" w:lineRule="auto"/>
              <w:ind w:right="1"/>
              <w:jc w:val="center"/>
              <w:rPr>
                <w:szCs w:val="24"/>
                <w:lang w:val="vi-VN" w:eastAsia="en-NZ"/>
              </w:rPr>
            </w:pPr>
          </w:p>
          <w:p w14:paraId="0078B980" w14:textId="77777777" w:rsidR="004822EB" w:rsidRPr="00B06800" w:rsidRDefault="004822EB" w:rsidP="00BB020A">
            <w:pPr>
              <w:tabs>
                <w:tab w:val="left" w:pos="480"/>
              </w:tabs>
              <w:spacing w:line="288" w:lineRule="auto"/>
              <w:ind w:right="1"/>
              <w:jc w:val="center"/>
              <w:rPr>
                <w:szCs w:val="24"/>
                <w:lang w:val="vi-VN" w:eastAsia="en-NZ"/>
              </w:rPr>
            </w:pPr>
          </w:p>
          <w:p w14:paraId="32711507" w14:textId="77777777" w:rsidR="00F27F79" w:rsidRPr="00B06800" w:rsidRDefault="00EA6C2E" w:rsidP="00BB020A">
            <w:pPr>
              <w:spacing w:before="240"/>
              <w:jc w:val="center"/>
              <w:rPr>
                <w:szCs w:val="24"/>
                <w:lang w:eastAsia="en-GB"/>
              </w:rPr>
            </w:pPr>
            <w:r w:rsidRPr="00B06800">
              <w:rPr>
                <w:b/>
                <w:szCs w:val="24"/>
              </w:rPr>
              <w:t>BÙI THỊ HOÀI PHỤNG</w:t>
            </w:r>
          </w:p>
        </w:tc>
      </w:tr>
    </w:tbl>
    <w:p w14:paraId="41F57382" w14:textId="77777777" w:rsidR="0033017A" w:rsidRPr="00B06800" w:rsidRDefault="0033017A" w:rsidP="006A2864">
      <w:pPr>
        <w:spacing w:before="240"/>
        <w:rPr>
          <w:b/>
          <w:szCs w:val="24"/>
          <w:lang w:eastAsia="en-GB"/>
        </w:rPr>
      </w:pPr>
    </w:p>
    <w:p w14:paraId="005D1567" w14:textId="77777777" w:rsidR="00FD3330" w:rsidRPr="00B06800" w:rsidRDefault="00FD3330" w:rsidP="006A2864">
      <w:pPr>
        <w:spacing w:before="240"/>
        <w:rPr>
          <w:b/>
          <w:szCs w:val="24"/>
          <w:lang w:eastAsia="en-GB"/>
        </w:rPr>
      </w:pPr>
    </w:p>
    <w:p w14:paraId="0E0AB55C" w14:textId="77777777" w:rsidR="00F27F79" w:rsidRPr="00B06800" w:rsidRDefault="004822EB" w:rsidP="006A2864">
      <w:pPr>
        <w:spacing w:before="240"/>
        <w:rPr>
          <w:b/>
          <w:szCs w:val="24"/>
          <w:lang w:eastAsia="en-GB"/>
        </w:rPr>
      </w:pPr>
      <w:r w:rsidRPr="00B06800">
        <w:rPr>
          <w:b/>
          <w:szCs w:val="24"/>
          <w:lang w:eastAsia="en-GB"/>
        </w:rPr>
        <w:br w:type="page"/>
      </w:r>
      <w:r w:rsidR="00F27F79" w:rsidRPr="00B06800">
        <w:rPr>
          <w:b/>
          <w:szCs w:val="24"/>
          <w:lang w:eastAsia="en-GB"/>
        </w:rPr>
        <w:lastRenderedPageBreak/>
        <w:t>TRẢ LỜI CỦA CÔNG TY CỔ PHẦN ZION</w:t>
      </w:r>
    </w:p>
    <w:p w14:paraId="4BDC52F4" w14:textId="1AC01B27" w:rsidR="00F27F79" w:rsidRPr="00B06800" w:rsidRDefault="00F27F79" w:rsidP="00F27F79">
      <w:pPr>
        <w:numPr>
          <w:ilvl w:val="0"/>
          <w:numId w:val="2"/>
        </w:numPr>
        <w:spacing w:before="240"/>
        <w:rPr>
          <w:szCs w:val="24"/>
          <w:lang w:eastAsia="en-GB"/>
        </w:rPr>
      </w:pPr>
      <w:r w:rsidRPr="00B06800">
        <w:rPr>
          <w:i/>
          <w:szCs w:val="24"/>
        </w:rPr>
        <w:t xml:space="preserve">Căn cứ Hợp đồng số </w:t>
      </w:r>
      <w:r w:rsidR="0059148A" w:rsidRPr="0059148A">
        <w:rPr>
          <w:i/>
          <w:szCs w:val="24"/>
        </w:rPr>
        <w:t>0124024/HTTT/</w:t>
      </w:r>
      <w:bookmarkStart w:id="1" w:name="_GoBack"/>
      <w:bookmarkEnd w:id="1"/>
      <w:r w:rsidR="0059148A" w:rsidRPr="0059148A">
        <w:rPr>
          <w:i/>
          <w:szCs w:val="24"/>
        </w:rPr>
        <w:t>ZION-KHASERVICE</w:t>
      </w:r>
      <w:r w:rsidRPr="00B06800">
        <w:rPr>
          <w:i/>
          <w:szCs w:val="24"/>
        </w:rPr>
        <w:t xml:space="preserve"> ký ngày </w:t>
      </w:r>
      <w:r w:rsidR="00A0474C" w:rsidRPr="00B06800">
        <w:rPr>
          <w:i/>
          <w:szCs w:val="24"/>
        </w:rPr>
        <w:t>…………….</w:t>
      </w:r>
    </w:p>
    <w:p w14:paraId="5E673C40" w14:textId="03660D60" w:rsidR="00F27F79" w:rsidRPr="00B06800" w:rsidRDefault="00F27F79" w:rsidP="00F27F79">
      <w:pPr>
        <w:numPr>
          <w:ilvl w:val="0"/>
          <w:numId w:val="2"/>
        </w:numPr>
        <w:spacing w:before="240"/>
        <w:rPr>
          <w:szCs w:val="24"/>
          <w:lang w:eastAsia="en-GB"/>
        </w:rPr>
      </w:pPr>
      <w:r w:rsidRPr="00B06800">
        <w:rPr>
          <w:i/>
          <w:szCs w:val="24"/>
        </w:rPr>
        <w:t xml:space="preserve">Căn cứ đề nghị số </w:t>
      </w:r>
      <w:r w:rsidR="0059148A" w:rsidRPr="0059148A">
        <w:rPr>
          <w:i/>
          <w:szCs w:val="24"/>
        </w:rPr>
        <w:t>01/DN-KHAS-ZION</w:t>
      </w:r>
      <w:r w:rsidRPr="00B06800">
        <w:rPr>
          <w:i/>
          <w:szCs w:val="24"/>
        </w:rPr>
        <w:t xml:space="preserve"> ngày…………. </w:t>
      </w:r>
      <w:r w:rsidR="00DB5B63" w:rsidRPr="00B06800">
        <w:rPr>
          <w:i/>
          <w:szCs w:val="24"/>
        </w:rPr>
        <w:t>c</w:t>
      </w:r>
      <w:r w:rsidRPr="00B06800">
        <w:rPr>
          <w:i/>
          <w:szCs w:val="24"/>
        </w:rPr>
        <w:t xml:space="preserve">ủa </w:t>
      </w:r>
      <w:r w:rsidR="00490BE2" w:rsidRPr="00B06800">
        <w:rPr>
          <w:i/>
          <w:szCs w:val="24"/>
        </w:rPr>
        <w:t>KHASERVICES</w:t>
      </w:r>
      <w:r w:rsidR="00490BE2" w:rsidRPr="00B06800" w:rsidDel="00490BE2">
        <w:rPr>
          <w:i/>
          <w:szCs w:val="24"/>
        </w:rPr>
        <w:t xml:space="preserve"> </w:t>
      </w:r>
    </w:p>
    <w:p w14:paraId="1C706771" w14:textId="77777777" w:rsidR="00D03A29" w:rsidRDefault="00F27F79" w:rsidP="00D03A29">
      <w:pPr>
        <w:spacing w:before="240"/>
        <w:rPr>
          <w:ins w:id="2" w:author="Lâm. Phạm Ngọc" w:date="2024-09-19T17:21:00Z"/>
          <w:rStyle w:val="ui-provider"/>
        </w:rPr>
      </w:pPr>
      <w:r w:rsidRPr="00B06800">
        <w:rPr>
          <w:szCs w:val="24"/>
          <w:lang w:eastAsia="en-GB"/>
        </w:rPr>
        <w:t>Công ty</w:t>
      </w:r>
      <w:r w:rsidR="00D03A29">
        <w:rPr>
          <w:rStyle w:val="ui-provider"/>
        </w:rPr>
        <w:t xml:space="preserve"> Cổ phần ZION đồng ý đề nghị của KHASERVICES và đã tiến hành bổ sung danh sách chung cư/dự án chấp nhận thanh toán dịch vụ Zalopay tại Thư đề nghị số 01/DN-KHAS-ZION vào danh sách điểm chấp nhận thanh toán tại Phụ lục 01 của Hợp Đồng</w:t>
      </w:r>
    </w:p>
    <w:p w14:paraId="26517584" w14:textId="73CD0CC9" w:rsidR="00CE1B56" w:rsidRPr="00B06800" w:rsidRDefault="00CE1B56" w:rsidP="00D03A29">
      <w:pPr>
        <w:spacing w:before="240"/>
        <w:rPr>
          <w:szCs w:val="24"/>
          <w:lang w:eastAsia="en-GB"/>
        </w:rPr>
      </w:pPr>
      <w:r w:rsidRPr="00B06800">
        <w:rPr>
          <w:szCs w:val="24"/>
          <w:lang w:eastAsia="en-GB"/>
        </w:rPr>
        <w:t>Thời gian áp dụng: Từ ngày ……</w:t>
      </w:r>
    </w:p>
    <w:p w14:paraId="1E1600B4" w14:textId="77777777" w:rsidR="00660328" w:rsidRPr="00B06800" w:rsidRDefault="00660328" w:rsidP="00F27F79">
      <w:pPr>
        <w:spacing w:before="240"/>
        <w:ind w:firstLine="720"/>
        <w:rPr>
          <w:szCs w:val="24"/>
          <w:lang w:eastAsia="en-GB"/>
        </w:rPr>
      </w:pPr>
      <w:r w:rsidRPr="00B06800">
        <w:rPr>
          <w:szCs w:val="24"/>
          <w:lang w:eastAsia="en-GB"/>
        </w:rPr>
        <w:t xml:space="preserve">Các nội dung khác được thực hiện theo các nội dung tại Hợp đồng và các Phụ lục đã ký. </w:t>
      </w:r>
    </w:p>
    <w:p w14:paraId="4D25B243" w14:textId="77777777" w:rsidR="00F27F79" w:rsidRPr="00B06800" w:rsidRDefault="00F27F79" w:rsidP="00F27F79">
      <w:pPr>
        <w:spacing w:before="240"/>
        <w:ind w:firstLine="720"/>
        <w:rPr>
          <w:szCs w:val="24"/>
          <w:lang w:eastAsia="en-GB"/>
        </w:rPr>
      </w:pPr>
      <w:r w:rsidRPr="00B06800">
        <w:rPr>
          <w:szCs w:val="24"/>
          <w:lang w:eastAsia="en-GB"/>
        </w:rPr>
        <w:t>Trân Trọng</w:t>
      </w:r>
    </w:p>
    <w:p w14:paraId="3A348902" w14:textId="77777777" w:rsidR="0019002F" w:rsidRPr="00B06800" w:rsidRDefault="0019002F" w:rsidP="0019002F">
      <w:pPr>
        <w:pStyle w:val="MediumGrid22"/>
        <w:spacing w:line="288" w:lineRule="auto"/>
        <w:rPr>
          <w:lang w:val="vi-VN"/>
        </w:rPr>
      </w:pPr>
    </w:p>
    <w:tbl>
      <w:tblPr>
        <w:tblW w:w="9556" w:type="dxa"/>
        <w:tblInd w:w="2" w:type="dxa"/>
        <w:tblLook w:val="01E0" w:firstRow="1" w:lastRow="1" w:firstColumn="1" w:lastColumn="1" w:noHBand="0" w:noVBand="0"/>
      </w:tblPr>
      <w:tblGrid>
        <w:gridCol w:w="4516"/>
        <w:gridCol w:w="5040"/>
      </w:tblGrid>
      <w:tr w:rsidR="00B06800" w:rsidRPr="00B06800" w14:paraId="252B3F6B" w14:textId="77777777" w:rsidTr="0002071D">
        <w:trPr>
          <w:trHeight w:val="2242"/>
        </w:trPr>
        <w:tc>
          <w:tcPr>
            <w:tcW w:w="4516" w:type="dxa"/>
          </w:tcPr>
          <w:p w14:paraId="0C78F54F" w14:textId="77777777" w:rsidR="0019002F" w:rsidRPr="00B06800" w:rsidRDefault="0019002F" w:rsidP="00C50D03">
            <w:pPr>
              <w:spacing w:line="288" w:lineRule="auto"/>
              <w:ind w:hanging="15"/>
              <w:jc w:val="center"/>
              <w:outlineLvl w:val="0"/>
              <w:rPr>
                <w:b/>
                <w:bCs/>
                <w:szCs w:val="24"/>
                <w:lang w:eastAsia="en-NZ"/>
              </w:rPr>
            </w:pPr>
          </w:p>
        </w:tc>
        <w:tc>
          <w:tcPr>
            <w:tcW w:w="5040" w:type="dxa"/>
          </w:tcPr>
          <w:p w14:paraId="17679A8A" w14:textId="77777777" w:rsidR="0002071D" w:rsidRPr="00B06800" w:rsidRDefault="0002071D" w:rsidP="004173B6">
            <w:pPr>
              <w:tabs>
                <w:tab w:val="left" w:pos="480"/>
              </w:tabs>
              <w:spacing w:line="288" w:lineRule="auto"/>
              <w:jc w:val="right"/>
              <w:rPr>
                <w:b/>
                <w:bCs/>
                <w:i/>
                <w:szCs w:val="24"/>
                <w:lang w:eastAsia="en-NZ"/>
              </w:rPr>
            </w:pPr>
            <w:r w:rsidRPr="00B06800">
              <w:rPr>
                <w:b/>
                <w:bCs/>
                <w:i/>
                <w:szCs w:val="24"/>
                <w:lang w:eastAsia="en-NZ"/>
              </w:rPr>
              <w:t xml:space="preserve">Tp. Hồ Chí Minh, ngày </w:t>
            </w:r>
            <w:proofErr w:type="gramStart"/>
            <w:r w:rsidRPr="00B06800">
              <w:rPr>
                <w:b/>
                <w:bCs/>
                <w:i/>
                <w:szCs w:val="24"/>
                <w:lang w:eastAsia="en-NZ"/>
              </w:rPr>
              <w:t>…..</w:t>
            </w:r>
            <w:proofErr w:type="gramEnd"/>
            <w:r w:rsidRPr="00B06800">
              <w:rPr>
                <w:b/>
                <w:bCs/>
                <w:i/>
                <w:szCs w:val="24"/>
                <w:lang w:eastAsia="en-NZ"/>
              </w:rPr>
              <w:t xml:space="preserve"> tháng …. Năm……</w:t>
            </w:r>
          </w:p>
          <w:p w14:paraId="7CA05481" w14:textId="77777777" w:rsidR="0019002F" w:rsidRPr="00B06800" w:rsidRDefault="0019002F" w:rsidP="00EF3671">
            <w:pPr>
              <w:tabs>
                <w:tab w:val="left" w:pos="480"/>
              </w:tabs>
              <w:spacing w:line="288" w:lineRule="auto"/>
              <w:jc w:val="center"/>
              <w:rPr>
                <w:b/>
                <w:bCs/>
                <w:szCs w:val="24"/>
                <w:lang w:eastAsia="en-NZ"/>
              </w:rPr>
            </w:pPr>
            <w:r w:rsidRPr="00B06800">
              <w:rPr>
                <w:b/>
                <w:bCs/>
                <w:szCs w:val="24"/>
                <w:lang w:eastAsia="en-NZ"/>
              </w:rPr>
              <w:t>Đ</w:t>
            </w:r>
            <w:r w:rsidR="00F27F79" w:rsidRPr="00B06800">
              <w:rPr>
                <w:b/>
                <w:bCs/>
                <w:szCs w:val="24"/>
                <w:lang w:eastAsia="en-NZ"/>
              </w:rPr>
              <w:t>ại diện Công ty Cổ phần ZION</w:t>
            </w:r>
          </w:p>
          <w:p w14:paraId="2DD6D7CB" w14:textId="6C976F1E" w:rsidR="0019002F" w:rsidRPr="00B06800" w:rsidRDefault="00EF058D" w:rsidP="00EF3671">
            <w:pPr>
              <w:spacing w:line="288" w:lineRule="auto"/>
              <w:ind w:left="657" w:hanging="720"/>
              <w:jc w:val="center"/>
              <w:outlineLvl w:val="0"/>
              <w:rPr>
                <w:b/>
                <w:szCs w:val="24"/>
                <w:lang w:val="vi-VN"/>
              </w:rPr>
            </w:pPr>
            <w:r>
              <w:rPr>
                <w:b/>
                <w:szCs w:val="24"/>
              </w:rPr>
              <w:t>Trợ lý Giám đốc Tài Chính</w:t>
            </w:r>
          </w:p>
          <w:p w14:paraId="26215533" w14:textId="77777777" w:rsidR="0019002F" w:rsidRPr="00B06800" w:rsidRDefault="0019002F" w:rsidP="00EF3671">
            <w:pPr>
              <w:spacing w:line="288" w:lineRule="auto"/>
              <w:jc w:val="center"/>
              <w:outlineLvl w:val="0"/>
              <w:rPr>
                <w:b/>
                <w:szCs w:val="24"/>
              </w:rPr>
            </w:pPr>
          </w:p>
          <w:p w14:paraId="67CE3FD2" w14:textId="77777777" w:rsidR="0019002F" w:rsidRPr="00B06800" w:rsidRDefault="0019002F" w:rsidP="00EF3671">
            <w:pPr>
              <w:spacing w:line="288" w:lineRule="auto"/>
              <w:jc w:val="center"/>
              <w:outlineLvl w:val="0"/>
              <w:rPr>
                <w:szCs w:val="24"/>
              </w:rPr>
            </w:pPr>
          </w:p>
          <w:p w14:paraId="6E734144" w14:textId="77777777" w:rsidR="0019002F" w:rsidRPr="00B06800" w:rsidRDefault="0019002F" w:rsidP="00EF3671">
            <w:pPr>
              <w:spacing w:line="288" w:lineRule="auto"/>
              <w:jc w:val="center"/>
              <w:outlineLvl w:val="0"/>
              <w:rPr>
                <w:szCs w:val="24"/>
              </w:rPr>
            </w:pPr>
          </w:p>
          <w:p w14:paraId="569BAFB5" w14:textId="77777777" w:rsidR="0019002F" w:rsidRPr="00B06800" w:rsidRDefault="0019002F" w:rsidP="00EF3671">
            <w:pPr>
              <w:spacing w:line="288" w:lineRule="auto"/>
              <w:jc w:val="center"/>
              <w:outlineLvl w:val="0"/>
              <w:rPr>
                <w:szCs w:val="24"/>
              </w:rPr>
            </w:pPr>
          </w:p>
          <w:p w14:paraId="2DB0A313" w14:textId="77777777" w:rsidR="0019002F" w:rsidRPr="00B06800" w:rsidRDefault="0019002F" w:rsidP="00EF3671">
            <w:pPr>
              <w:tabs>
                <w:tab w:val="left" w:pos="480"/>
              </w:tabs>
              <w:spacing w:line="288" w:lineRule="auto"/>
              <w:jc w:val="center"/>
              <w:rPr>
                <w:szCs w:val="24"/>
              </w:rPr>
            </w:pPr>
          </w:p>
          <w:p w14:paraId="6C6CCE17" w14:textId="088EC478" w:rsidR="0019002F" w:rsidRPr="00B06800" w:rsidRDefault="00EF058D" w:rsidP="00EF3671">
            <w:pPr>
              <w:tabs>
                <w:tab w:val="left" w:pos="480"/>
              </w:tabs>
              <w:spacing w:line="288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ĐỖ THÀNH TRUNG</w:t>
            </w:r>
          </w:p>
        </w:tc>
      </w:tr>
    </w:tbl>
    <w:p w14:paraId="072CB77A" w14:textId="77777777" w:rsidR="00B05D9B" w:rsidRPr="00B06800" w:rsidRDefault="00B05D9B" w:rsidP="005E3644">
      <w:pPr>
        <w:rPr>
          <w:szCs w:val="24"/>
        </w:rPr>
      </w:pPr>
    </w:p>
    <w:sectPr w:rsidR="00B05D9B" w:rsidRPr="00B06800" w:rsidSect="005B0618">
      <w:footerReference w:type="default" r:id="rId11"/>
      <w:pgSz w:w="11909" w:h="16834" w:code="9"/>
      <w:pgMar w:top="851" w:right="1134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F9CC13" w14:textId="77777777" w:rsidR="00616742" w:rsidRDefault="00616742" w:rsidP="00E42AE4">
      <w:r>
        <w:separator/>
      </w:r>
    </w:p>
  </w:endnote>
  <w:endnote w:type="continuationSeparator" w:id="0">
    <w:p w14:paraId="65AC822C" w14:textId="77777777" w:rsidR="00616742" w:rsidRDefault="00616742" w:rsidP="00E4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32241" w14:textId="77777777" w:rsidR="00E42AE4" w:rsidRPr="007B3D32" w:rsidRDefault="00E42AE4">
    <w:pPr>
      <w:pStyle w:val="Footer"/>
      <w:jc w:val="center"/>
    </w:pPr>
    <w:r w:rsidRPr="007B3D32">
      <w:fldChar w:fldCharType="begin"/>
    </w:r>
    <w:r w:rsidRPr="007B3D32">
      <w:instrText xml:space="preserve"> PAGE   \* MERGEFORMAT </w:instrText>
    </w:r>
    <w:r w:rsidRPr="007B3D32">
      <w:fldChar w:fldCharType="separate"/>
    </w:r>
    <w:r w:rsidR="00E97F92">
      <w:rPr>
        <w:noProof/>
      </w:rPr>
      <w:t>2</w:t>
    </w:r>
    <w:r w:rsidRPr="007B3D32">
      <w:rPr>
        <w:noProof/>
      </w:rPr>
      <w:fldChar w:fldCharType="end"/>
    </w:r>
  </w:p>
  <w:p w14:paraId="4E4603BC" w14:textId="77777777" w:rsidR="00E42AE4" w:rsidRDefault="00E42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70D636" w14:textId="77777777" w:rsidR="00616742" w:rsidRDefault="00616742" w:rsidP="00E42AE4">
      <w:r>
        <w:separator/>
      </w:r>
    </w:p>
  </w:footnote>
  <w:footnote w:type="continuationSeparator" w:id="0">
    <w:p w14:paraId="7761835C" w14:textId="77777777" w:rsidR="00616742" w:rsidRDefault="00616742" w:rsidP="00E42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F"/>
    <w:multiLevelType w:val="singleLevel"/>
    <w:tmpl w:val="0000001F"/>
    <w:name w:val="WW8Num33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6"/>
        <w:szCs w:val="26"/>
      </w:rPr>
    </w:lvl>
  </w:abstractNum>
  <w:abstractNum w:abstractNumId="1" w15:restartNumberingAfterBreak="0">
    <w:nsid w:val="00183ED2"/>
    <w:multiLevelType w:val="hybridMultilevel"/>
    <w:tmpl w:val="1F181E74"/>
    <w:lvl w:ilvl="0" w:tplc="0409001B">
      <w:start w:val="1"/>
      <w:numFmt w:val="lowerRoman"/>
      <w:lvlText w:val="%1."/>
      <w:lvlJc w:val="righ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C31A7920">
      <w:start w:val="1"/>
      <w:numFmt w:val="decimal"/>
      <w:lvlText w:val="%4."/>
      <w:lvlJc w:val="left"/>
      <w:pPr>
        <w:ind w:left="3240" w:hanging="360"/>
      </w:pPr>
      <w:rPr>
        <w:b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9E7E55"/>
    <w:multiLevelType w:val="hybridMultilevel"/>
    <w:tmpl w:val="9ED2583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43EA9"/>
    <w:multiLevelType w:val="hybridMultilevel"/>
    <w:tmpl w:val="22349F58"/>
    <w:lvl w:ilvl="0" w:tplc="83221092">
      <w:start w:val="1"/>
      <w:numFmt w:val="lowerLetter"/>
      <w:lvlText w:val="%1)"/>
      <w:lvlJc w:val="left"/>
      <w:pPr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7BB1B21"/>
    <w:multiLevelType w:val="hybridMultilevel"/>
    <w:tmpl w:val="05944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323EB"/>
    <w:multiLevelType w:val="multilevel"/>
    <w:tmpl w:val="C28E52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A846F74"/>
    <w:multiLevelType w:val="multilevel"/>
    <w:tmpl w:val="207EC2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7" w15:restartNumberingAfterBreak="0">
    <w:nsid w:val="1AC114DB"/>
    <w:multiLevelType w:val="multilevel"/>
    <w:tmpl w:val="74069E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Times New Roman" w:eastAsia="Calibri" w:hAnsi="Times New Roman" w:cs="Times New Roman"/>
        <w:b/>
      </w:rPr>
    </w:lvl>
    <w:lvl w:ilvl="2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ADF0BC6"/>
    <w:multiLevelType w:val="hybridMultilevel"/>
    <w:tmpl w:val="5C2C56AE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 w15:restartNumberingAfterBreak="0">
    <w:nsid w:val="1DD237EB"/>
    <w:multiLevelType w:val="hybridMultilevel"/>
    <w:tmpl w:val="E50A2D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02F22"/>
    <w:multiLevelType w:val="hybridMultilevel"/>
    <w:tmpl w:val="70A028AE"/>
    <w:lvl w:ilvl="0" w:tplc="26B0ABE4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72FC4"/>
    <w:multiLevelType w:val="singleLevel"/>
    <w:tmpl w:val="4DFE85B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B9D6DB2"/>
    <w:multiLevelType w:val="hybridMultilevel"/>
    <w:tmpl w:val="22F21D72"/>
    <w:lvl w:ilvl="0" w:tplc="CFC8D3D4">
      <w:start w:val="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A6957"/>
    <w:multiLevelType w:val="hybridMultilevel"/>
    <w:tmpl w:val="A61AD0E2"/>
    <w:lvl w:ilvl="0" w:tplc="CA0CC9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3B6E07"/>
    <w:multiLevelType w:val="hybridMultilevel"/>
    <w:tmpl w:val="F3524FE8"/>
    <w:lvl w:ilvl="0" w:tplc="A72A7348">
      <w:start w:val="1"/>
      <w:numFmt w:val="lowerLetter"/>
      <w:lvlText w:val="%1)"/>
      <w:lvlJc w:val="left"/>
      <w:pPr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36CD0F6D"/>
    <w:multiLevelType w:val="hybridMultilevel"/>
    <w:tmpl w:val="0E10FBDE"/>
    <w:lvl w:ilvl="0" w:tplc="0ED6A5E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0202B"/>
    <w:multiLevelType w:val="hybridMultilevel"/>
    <w:tmpl w:val="94CAA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66022"/>
    <w:multiLevelType w:val="hybridMultilevel"/>
    <w:tmpl w:val="484604BA"/>
    <w:lvl w:ilvl="0" w:tplc="B6F6781A">
      <w:start w:val="1"/>
      <w:numFmt w:val="lowerLetter"/>
      <w:lvlText w:val="%1)"/>
      <w:lvlJc w:val="left"/>
      <w:pPr>
        <w:ind w:left="927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DEE1C25"/>
    <w:multiLevelType w:val="hybridMultilevel"/>
    <w:tmpl w:val="9ED2583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947EB"/>
    <w:multiLevelType w:val="multilevel"/>
    <w:tmpl w:val="88B4F12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Times New Roman" w:eastAsia="Calibri" w:hAnsi="Times New Roman" w:cs="Times New Roman"/>
        <w:b/>
      </w:rPr>
    </w:lvl>
    <w:lvl w:ilvl="2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0E02019"/>
    <w:multiLevelType w:val="hybridMultilevel"/>
    <w:tmpl w:val="463C01F6"/>
    <w:lvl w:ilvl="0" w:tplc="EA1CBE6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3977"/>
    <w:multiLevelType w:val="hybridMultilevel"/>
    <w:tmpl w:val="8416A590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44750D6A"/>
    <w:multiLevelType w:val="hybridMultilevel"/>
    <w:tmpl w:val="A9A8098A"/>
    <w:lvl w:ilvl="0" w:tplc="0409000F">
      <w:numFmt w:val="bullet"/>
      <w:lvlText w:val="-"/>
      <w:lvlJc w:val="left"/>
      <w:pPr>
        <w:ind w:left="1260" w:hanging="360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4A4C100D"/>
    <w:multiLevelType w:val="hybridMultilevel"/>
    <w:tmpl w:val="49CEEDEE"/>
    <w:lvl w:ilvl="0" w:tplc="5AB681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0837B25"/>
    <w:multiLevelType w:val="multilevel"/>
    <w:tmpl w:val="9F44903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B271E39"/>
    <w:multiLevelType w:val="multilevel"/>
    <w:tmpl w:val="65863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F4E108A"/>
    <w:multiLevelType w:val="hybridMultilevel"/>
    <w:tmpl w:val="307C8880"/>
    <w:lvl w:ilvl="0" w:tplc="5218B5CE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782417"/>
    <w:multiLevelType w:val="multilevel"/>
    <w:tmpl w:val="A3B4C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="Times New Roman" w:eastAsia="Calibri" w:hAnsi="Times New Roman" w:cs="Times New Roman"/>
        <w:b/>
      </w:rPr>
    </w:lvl>
    <w:lvl w:ilvl="2">
      <w:numFmt w:val="bullet"/>
      <w:lvlText w:val="-"/>
      <w:lvlJc w:val="left"/>
      <w:pPr>
        <w:ind w:left="1440" w:hanging="720"/>
      </w:pPr>
      <w:rPr>
        <w:rFonts w:ascii=".VnTime" w:eastAsia="Times New Roman" w:hAnsi=".VnTime"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B2A72BA"/>
    <w:multiLevelType w:val="hybridMultilevel"/>
    <w:tmpl w:val="404A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62198"/>
    <w:multiLevelType w:val="hybridMultilevel"/>
    <w:tmpl w:val="1436E442"/>
    <w:lvl w:ilvl="0" w:tplc="7F2AE56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D3D5C"/>
    <w:multiLevelType w:val="multilevel"/>
    <w:tmpl w:val="EA8CBE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30"/>
  </w:num>
  <w:num w:numId="5">
    <w:abstractNumId w:val="5"/>
  </w:num>
  <w:num w:numId="6">
    <w:abstractNumId w:val="25"/>
  </w:num>
  <w:num w:numId="7">
    <w:abstractNumId w:val="29"/>
  </w:num>
  <w:num w:numId="8">
    <w:abstractNumId w:val="24"/>
  </w:num>
  <w:num w:numId="9">
    <w:abstractNumId w:val="3"/>
  </w:num>
  <w:num w:numId="10">
    <w:abstractNumId w:val="22"/>
  </w:num>
  <w:num w:numId="11">
    <w:abstractNumId w:val="6"/>
  </w:num>
  <w:num w:numId="12">
    <w:abstractNumId w:val="14"/>
  </w:num>
  <w:num w:numId="13">
    <w:abstractNumId w:val="27"/>
  </w:num>
  <w:num w:numId="14">
    <w:abstractNumId w:val="19"/>
  </w:num>
  <w:num w:numId="15">
    <w:abstractNumId w:val="7"/>
  </w:num>
  <w:num w:numId="16">
    <w:abstractNumId w:val="8"/>
  </w:num>
  <w:num w:numId="17">
    <w:abstractNumId w:val="26"/>
  </w:num>
  <w:num w:numId="18">
    <w:abstractNumId w:val="1"/>
  </w:num>
  <w:num w:numId="19">
    <w:abstractNumId w:val="0"/>
  </w:num>
  <w:num w:numId="20">
    <w:abstractNumId w:val="28"/>
  </w:num>
  <w:num w:numId="21">
    <w:abstractNumId w:val="21"/>
  </w:num>
  <w:num w:numId="22">
    <w:abstractNumId w:val="10"/>
  </w:num>
  <w:num w:numId="23">
    <w:abstractNumId w:val="16"/>
  </w:num>
  <w:num w:numId="24">
    <w:abstractNumId w:val="20"/>
  </w:num>
  <w:num w:numId="25">
    <w:abstractNumId w:val="2"/>
  </w:num>
  <w:num w:numId="26">
    <w:abstractNumId w:val="13"/>
  </w:num>
  <w:num w:numId="27">
    <w:abstractNumId w:val="18"/>
  </w:num>
  <w:num w:numId="28">
    <w:abstractNumId w:val="9"/>
  </w:num>
  <w:num w:numId="29">
    <w:abstractNumId w:val="15"/>
  </w:num>
  <w:num w:numId="30">
    <w:abstractNumId w:val="17"/>
  </w:num>
  <w:num w:numId="31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âm. Phạm Ngọc">
    <w15:presenceInfo w15:providerId="AD" w15:userId="S-1-5-21-790512119-770112783-101760567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47"/>
    <w:rsid w:val="000102CD"/>
    <w:rsid w:val="0001098B"/>
    <w:rsid w:val="00011632"/>
    <w:rsid w:val="00013212"/>
    <w:rsid w:val="0002071D"/>
    <w:rsid w:val="00024701"/>
    <w:rsid w:val="000272E3"/>
    <w:rsid w:val="00043C6D"/>
    <w:rsid w:val="00071875"/>
    <w:rsid w:val="00092616"/>
    <w:rsid w:val="000B017B"/>
    <w:rsid w:val="000B293F"/>
    <w:rsid w:val="000C33A5"/>
    <w:rsid w:val="000D60F0"/>
    <w:rsid w:val="000E1D8C"/>
    <w:rsid w:val="000F0D36"/>
    <w:rsid w:val="000F544C"/>
    <w:rsid w:val="000F7B89"/>
    <w:rsid w:val="00100E9C"/>
    <w:rsid w:val="0010349A"/>
    <w:rsid w:val="00127699"/>
    <w:rsid w:val="001342DB"/>
    <w:rsid w:val="001420B8"/>
    <w:rsid w:val="0014519F"/>
    <w:rsid w:val="00151A1A"/>
    <w:rsid w:val="00152019"/>
    <w:rsid w:val="00173D2E"/>
    <w:rsid w:val="0018488C"/>
    <w:rsid w:val="00185952"/>
    <w:rsid w:val="0019002F"/>
    <w:rsid w:val="00192403"/>
    <w:rsid w:val="001A2016"/>
    <w:rsid w:val="001A333B"/>
    <w:rsid w:val="001B5CE0"/>
    <w:rsid w:val="001B6C3C"/>
    <w:rsid w:val="001E592E"/>
    <w:rsid w:val="001E674C"/>
    <w:rsid w:val="001F7FEB"/>
    <w:rsid w:val="00201BFA"/>
    <w:rsid w:val="00221AE3"/>
    <w:rsid w:val="00221D8F"/>
    <w:rsid w:val="00230A8C"/>
    <w:rsid w:val="0024692D"/>
    <w:rsid w:val="00246F9A"/>
    <w:rsid w:val="0025564F"/>
    <w:rsid w:val="00255E25"/>
    <w:rsid w:val="00257ACB"/>
    <w:rsid w:val="0026528D"/>
    <w:rsid w:val="00273F95"/>
    <w:rsid w:val="00290A4F"/>
    <w:rsid w:val="002931B8"/>
    <w:rsid w:val="002A27EC"/>
    <w:rsid w:val="002E5E2E"/>
    <w:rsid w:val="002E5FF2"/>
    <w:rsid w:val="002F77B1"/>
    <w:rsid w:val="003260D9"/>
    <w:rsid w:val="0033017A"/>
    <w:rsid w:val="00330EE6"/>
    <w:rsid w:val="0034414B"/>
    <w:rsid w:val="00356C84"/>
    <w:rsid w:val="00360E3E"/>
    <w:rsid w:val="003646C2"/>
    <w:rsid w:val="0036522F"/>
    <w:rsid w:val="00397279"/>
    <w:rsid w:val="003B119F"/>
    <w:rsid w:val="003D2C08"/>
    <w:rsid w:val="003E26DA"/>
    <w:rsid w:val="003E783C"/>
    <w:rsid w:val="003F79C5"/>
    <w:rsid w:val="004069DA"/>
    <w:rsid w:val="00407B14"/>
    <w:rsid w:val="004173B6"/>
    <w:rsid w:val="004325AE"/>
    <w:rsid w:val="004507AD"/>
    <w:rsid w:val="00454FB0"/>
    <w:rsid w:val="00464E4E"/>
    <w:rsid w:val="004762A0"/>
    <w:rsid w:val="004822EB"/>
    <w:rsid w:val="00484AE6"/>
    <w:rsid w:val="00490BE2"/>
    <w:rsid w:val="004A7675"/>
    <w:rsid w:val="004B692E"/>
    <w:rsid w:val="004C023C"/>
    <w:rsid w:val="004C21C6"/>
    <w:rsid w:val="004C414D"/>
    <w:rsid w:val="004D5FDE"/>
    <w:rsid w:val="004E7C66"/>
    <w:rsid w:val="004F50E2"/>
    <w:rsid w:val="005013AF"/>
    <w:rsid w:val="0050319D"/>
    <w:rsid w:val="00515B5D"/>
    <w:rsid w:val="005405A6"/>
    <w:rsid w:val="005532C6"/>
    <w:rsid w:val="0055627D"/>
    <w:rsid w:val="00562398"/>
    <w:rsid w:val="00584C62"/>
    <w:rsid w:val="005873CA"/>
    <w:rsid w:val="0059148A"/>
    <w:rsid w:val="005962D5"/>
    <w:rsid w:val="005A1627"/>
    <w:rsid w:val="005B0618"/>
    <w:rsid w:val="005B28D1"/>
    <w:rsid w:val="005D44B7"/>
    <w:rsid w:val="005D5168"/>
    <w:rsid w:val="005D6FF1"/>
    <w:rsid w:val="005E1D6F"/>
    <w:rsid w:val="005E3644"/>
    <w:rsid w:val="005E57C5"/>
    <w:rsid w:val="006050FA"/>
    <w:rsid w:val="00616742"/>
    <w:rsid w:val="00622047"/>
    <w:rsid w:val="006452E8"/>
    <w:rsid w:val="00660328"/>
    <w:rsid w:val="006626B7"/>
    <w:rsid w:val="00671CB0"/>
    <w:rsid w:val="0067453C"/>
    <w:rsid w:val="00681823"/>
    <w:rsid w:val="006916DA"/>
    <w:rsid w:val="006A2864"/>
    <w:rsid w:val="006A738D"/>
    <w:rsid w:val="006B3F47"/>
    <w:rsid w:val="006C4BB3"/>
    <w:rsid w:val="006D0877"/>
    <w:rsid w:val="006E586E"/>
    <w:rsid w:val="006E6BC7"/>
    <w:rsid w:val="006F1A17"/>
    <w:rsid w:val="006F31C7"/>
    <w:rsid w:val="006F727A"/>
    <w:rsid w:val="00713D46"/>
    <w:rsid w:val="00713E1D"/>
    <w:rsid w:val="007264D0"/>
    <w:rsid w:val="00726FF6"/>
    <w:rsid w:val="007318E9"/>
    <w:rsid w:val="00757F0D"/>
    <w:rsid w:val="00766AE8"/>
    <w:rsid w:val="007712BE"/>
    <w:rsid w:val="00776CCD"/>
    <w:rsid w:val="00782876"/>
    <w:rsid w:val="00794CA2"/>
    <w:rsid w:val="007B3D32"/>
    <w:rsid w:val="007B5190"/>
    <w:rsid w:val="007C3C10"/>
    <w:rsid w:val="007E50C0"/>
    <w:rsid w:val="007F1E46"/>
    <w:rsid w:val="00804980"/>
    <w:rsid w:val="008114C8"/>
    <w:rsid w:val="00820F9B"/>
    <w:rsid w:val="00821DCE"/>
    <w:rsid w:val="00822E9B"/>
    <w:rsid w:val="00833351"/>
    <w:rsid w:val="0086791A"/>
    <w:rsid w:val="00873511"/>
    <w:rsid w:val="00877B29"/>
    <w:rsid w:val="00893668"/>
    <w:rsid w:val="00894F23"/>
    <w:rsid w:val="008A27CF"/>
    <w:rsid w:val="008A3B4E"/>
    <w:rsid w:val="008A3FCA"/>
    <w:rsid w:val="008D0216"/>
    <w:rsid w:val="008F4095"/>
    <w:rsid w:val="00913A86"/>
    <w:rsid w:val="00945DFB"/>
    <w:rsid w:val="0095677B"/>
    <w:rsid w:val="009718F3"/>
    <w:rsid w:val="009727CB"/>
    <w:rsid w:val="00993EBA"/>
    <w:rsid w:val="009A406F"/>
    <w:rsid w:val="009A64E9"/>
    <w:rsid w:val="009B05D7"/>
    <w:rsid w:val="009C0083"/>
    <w:rsid w:val="009C652A"/>
    <w:rsid w:val="009C7949"/>
    <w:rsid w:val="009D4F0D"/>
    <w:rsid w:val="009E0CEE"/>
    <w:rsid w:val="009E7F1D"/>
    <w:rsid w:val="00A0474C"/>
    <w:rsid w:val="00A152BA"/>
    <w:rsid w:val="00A412F1"/>
    <w:rsid w:val="00A46816"/>
    <w:rsid w:val="00A53ED9"/>
    <w:rsid w:val="00A7353C"/>
    <w:rsid w:val="00A73737"/>
    <w:rsid w:val="00AB7CF5"/>
    <w:rsid w:val="00AC7E2F"/>
    <w:rsid w:val="00AD0572"/>
    <w:rsid w:val="00AD3E3A"/>
    <w:rsid w:val="00AE69DA"/>
    <w:rsid w:val="00B0308D"/>
    <w:rsid w:val="00B03F8C"/>
    <w:rsid w:val="00B05D9B"/>
    <w:rsid w:val="00B06800"/>
    <w:rsid w:val="00B112C8"/>
    <w:rsid w:val="00B11EDE"/>
    <w:rsid w:val="00B20D77"/>
    <w:rsid w:val="00B21C98"/>
    <w:rsid w:val="00B246ED"/>
    <w:rsid w:val="00B43A04"/>
    <w:rsid w:val="00B61EE6"/>
    <w:rsid w:val="00B90455"/>
    <w:rsid w:val="00BB020A"/>
    <w:rsid w:val="00BB0ECA"/>
    <w:rsid w:val="00BB215D"/>
    <w:rsid w:val="00BB4621"/>
    <w:rsid w:val="00BC7114"/>
    <w:rsid w:val="00BE7117"/>
    <w:rsid w:val="00BF2E8F"/>
    <w:rsid w:val="00BF32F9"/>
    <w:rsid w:val="00C0269B"/>
    <w:rsid w:val="00C06238"/>
    <w:rsid w:val="00C15E6A"/>
    <w:rsid w:val="00C2181D"/>
    <w:rsid w:val="00C40E75"/>
    <w:rsid w:val="00C50D03"/>
    <w:rsid w:val="00C52500"/>
    <w:rsid w:val="00C61C4E"/>
    <w:rsid w:val="00C71F71"/>
    <w:rsid w:val="00C85009"/>
    <w:rsid w:val="00C93D4C"/>
    <w:rsid w:val="00CA4A69"/>
    <w:rsid w:val="00CA60F3"/>
    <w:rsid w:val="00CA6F85"/>
    <w:rsid w:val="00CC0A7C"/>
    <w:rsid w:val="00CC20AD"/>
    <w:rsid w:val="00CE1B56"/>
    <w:rsid w:val="00CE3D60"/>
    <w:rsid w:val="00CE3FA5"/>
    <w:rsid w:val="00CF4E56"/>
    <w:rsid w:val="00D019A7"/>
    <w:rsid w:val="00D03A29"/>
    <w:rsid w:val="00D1325D"/>
    <w:rsid w:val="00D21399"/>
    <w:rsid w:val="00D30B1A"/>
    <w:rsid w:val="00D340B6"/>
    <w:rsid w:val="00D44078"/>
    <w:rsid w:val="00D46E89"/>
    <w:rsid w:val="00D47984"/>
    <w:rsid w:val="00D5238F"/>
    <w:rsid w:val="00D60037"/>
    <w:rsid w:val="00D6479A"/>
    <w:rsid w:val="00D651B9"/>
    <w:rsid w:val="00D761FE"/>
    <w:rsid w:val="00D7780E"/>
    <w:rsid w:val="00D931B1"/>
    <w:rsid w:val="00DA2119"/>
    <w:rsid w:val="00DB5B63"/>
    <w:rsid w:val="00DC171D"/>
    <w:rsid w:val="00DC4A13"/>
    <w:rsid w:val="00DD79B2"/>
    <w:rsid w:val="00DE0904"/>
    <w:rsid w:val="00DE272B"/>
    <w:rsid w:val="00DE3BCF"/>
    <w:rsid w:val="00DE6E95"/>
    <w:rsid w:val="00DF34F2"/>
    <w:rsid w:val="00E11E97"/>
    <w:rsid w:val="00E13A0C"/>
    <w:rsid w:val="00E21A3D"/>
    <w:rsid w:val="00E345E5"/>
    <w:rsid w:val="00E40D91"/>
    <w:rsid w:val="00E42AE4"/>
    <w:rsid w:val="00E45F5A"/>
    <w:rsid w:val="00E57F14"/>
    <w:rsid w:val="00E65429"/>
    <w:rsid w:val="00E749F8"/>
    <w:rsid w:val="00E839BB"/>
    <w:rsid w:val="00E90D53"/>
    <w:rsid w:val="00E95FE3"/>
    <w:rsid w:val="00E97891"/>
    <w:rsid w:val="00E97F92"/>
    <w:rsid w:val="00EA6C2E"/>
    <w:rsid w:val="00EB05A8"/>
    <w:rsid w:val="00EB3BD2"/>
    <w:rsid w:val="00EB49A9"/>
    <w:rsid w:val="00EF058D"/>
    <w:rsid w:val="00EF3671"/>
    <w:rsid w:val="00EF5D74"/>
    <w:rsid w:val="00F1016C"/>
    <w:rsid w:val="00F17002"/>
    <w:rsid w:val="00F23405"/>
    <w:rsid w:val="00F23D8E"/>
    <w:rsid w:val="00F26882"/>
    <w:rsid w:val="00F27F79"/>
    <w:rsid w:val="00F43217"/>
    <w:rsid w:val="00F45C14"/>
    <w:rsid w:val="00F6118B"/>
    <w:rsid w:val="00F65F54"/>
    <w:rsid w:val="00F75377"/>
    <w:rsid w:val="00F8762F"/>
    <w:rsid w:val="00FB107E"/>
    <w:rsid w:val="00FB1643"/>
    <w:rsid w:val="00FB7699"/>
    <w:rsid w:val="00FC7DE6"/>
    <w:rsid w:val="00FD0711"/>
    <w:rsid w:val="00FD24CD"/>
    <w:rsid w:val="00FD3330"/>
    <w:rsid w:val="00FD62AE"/>
    <w:rsid w:val="00FE0B7B"/>
    <w:rsid w:val="00FF57F4"/>
    <w:rsid w:val="20C37D82"/>
    <w:rsid w:val="28CAA0B0"/>
    <w:rsid w:val="2DFDE707"/>
    <w:rsid w:val="3FA5D74A"/>
    <w:rsid w:val="611F87FC"/>
    <w:rsid w:val="6B77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7074"/>
  <w15:chartTrackingRefBased/>
  <w15:docId w15:val="{53B05E6C-F884-401F-8D28-1CEB25A0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68"/>
    <w:lsdException w:name="Plain Table 2" w:uiPriority="69"/>
    <w:lsdException w:name="Plain Table 3" w:uiPriority="70" w:qFormat="1"/>
    <w:lsdException w:name="Plain Table 4" w:uiPriority="71" w:qFormat="1"/>
    <w:lsdException w:name="Plain Table 5" w:uiPriority="72" w:qFormat="1"/>
    <w:lsdException w:name="Grid Table Light" w:uiPriority="73" w:qFormat="1"/>
    <w:lsdException w:name="Grid Table 1 Light" w:uiPriority="60" w:qFormat="1"/>
    <w:lsdException w:name="Grid Table 2" w:uiPriority="61"/>
    <w:lsdException w:name="Grid Table 3" w:uiPriority="62" w:qFormat="1"/>
    <w:lsdException w:name="Grid Table 4" w:uiPriority="63"/>
    <w:lsdException w:name="Grid Table 5 Dark" w:uiPriority="64"/>
    <w:lsdException w:name="Grid Table 6 Colorful" w:uiPriority="65" w:qFormat="1"/>
    <w:lsdException w:name="Grid Table 7 Colorful" w:uiPriority="66" w:qFormat="1"/>
    <w:lsdException w:name="Grid Table 1 Light Accent 1" w:uiPriority="67" w:qFormat="1"/>
    <w:lsdException w:name="Grid Table 2 Accent 1" w:uiPriority="68" w:qFormat="1"/>
    <w:lsdException w:name="Grid Table 3 Accent 1" w:uiPriority="69" w:qFormat="1"/>
    <w:lsdException w:name="Grid Table 4 Accent 1" w:uiPriority="70"/>
    <w:lsdException w:name="Grid Table 5 Dark Accent 1" w:uiPriority="71" w:qFormat="1"/>
    <w:lsdException w:name="Grid Table 6 Colorful Accent 1" w:uiPriority="72"/>
    <w:lsdException w:name="Grid Table 7 Colorful Accent 1" w:uiPriority="73"/>
    <w:lsdException w:name="Grid Table 1 Light Accent 2" w:uiPriority="19" w:qFormat="1"/>
    <w:lsdException w:name="Grid Table 2 Accent 2" w:uiPriority="21" w:qFormat="1"/>
    <w:lsdException w:name="Grid Table 3 Accent 2" w:uiPriority="31" w:qFormat="1"/>
    <w:lsdException w:name="Grid Table 4 Accent 2" w:uiPriority="32" w:qFormat="1"/>
    <w:lsdException w:name="Grid Table 5 Dark Accent 2" w:uiPriority="33" w:qFormat="1"/>
    <w:lsdException w:name="Grid Table 6 Colorful Accent 2" w:uiPriority="37"/>
    <w:lsdException w:name="Grid Table 7 Colorful Accent 2" w:uiPriority="39" w:qFormat="1"/>
    <w:lsdException w:name="Grid Table 1 Light Accent 3" w:uiPriority="41"/>
    <w:lsdException w:name="Grid Table 2 Accent 3" w:uiPriority="42"/>
    <w:lsdException w:name="Grid Table 3 Accent 3" w:uiPriority="43"/>
    <w:lsdException w:name="Grid Table 4 Accent 3" w:uiPriority="44"/>
    <w:lsdException w:name="Grid Table 5 Dark Accent 3" w:uiPriority="45"/>
    <w:lsdException w:name="Grid Table 6 Colorful Accent 3" w:uiPriority="40"/>
    <w:lsdException w:name="Grid Table 7 Colorful Accent 3" w:uiPriority="46"/>
    <w:lsdException w:name="Grid Table 1 Light Accent 4" w:uiPriority="47"/>
    <w:lsdException w:name="Grid Table 2 Accent 4" w:uiPriority="48"/>
    <w:lsdException w:name="Grid Table 3 Accent 4" w:uiPriority="49"/>
    <w:lsdException w:name="Grid Table 4 Accent 4" w:uiPriority="50"/>
    <w:lsdException w:name="Grid Table 5 Dark Accent 4" w:uiPriority="51"/>
    <w:lsdException w:name="Grid Table 6 Colorful Accent 4" w:uiPriority="52"/>
    <w:lsdException w:name="Grid Table 7 Colorful Accent 4" w:uiPriority="46"/>
    <w:lsdException w:name="Grid Table 1 Light Accent 5" w:uiPriority="47"/>
    <w:lsdException w:name="Grid Table 2 Accent 5" w:uiPriority="48"/>
    <w:lsdException w:name="Grid Table 3 Accent 5" w:uiPriority="49"/>
    <w:lsdException w:name="Grid Table 4 Accent 5" w:uiPriority="50"/>
    <w:lsdException w:name="Grid Table 5 Dark Accent 5" w:uiPriority="51"/>
    <w:lsdException w:name="Grid Table 6 Colorful Accent 5" w:uiPriority="52"/>
    <w:lsdException w:name="Grid Table 7 Colorful Accent 5" w:uiPriority="46"/>
    <w:lsdException w:name="Grid Table 1 Light Accent 6" w:uiPriority="47"/>
    <w:lsdException w:name="Grid Table 2 Accent 6" w:uiPriority="48"/>
    <w:lsdException w:name="Grid Table 3 Accent 6" w:uiPriority="49"/>
    <w:lsdException w:name="Grid Table 4 Accent 6" w:uiPriority="50"/>
    <w:lsdException w:name="Grid Table 5 Dark Accent 6" w:uiPriority="51"/>
    <w:lsdException w:name="Grid Table 6 Colorful Accent 6" w:uiPriority="52"/>
    <w:lsdException w:name="Grid Table 7 Colorful Accent 6" w:uiPriority="46"/>
    <w:lsdException w:name="List Table 1 Light" w:uiPriority="47"/>
    <w:lsdException w:name="List Table 2" w:uiPriority="48"/>
    <w:lsdException w:name="List Table 3" w:uiPriority="49"/>
    <w:lsdException w:name="List Table 4" w:uiPriority="50"/>
    <w:lsdException w:name="List Table 5 Dark" w:uiPriority="51"/>
    <w:lsdException w:name="List Table 6 Colorful" w:uiPriority="52"/>
    <w:lsdException w:name="List Table 7 Colorful" w:uiPriority="46"/>
    <w:lsdException w:name="List Table 1 Light Accent 1" w:uiPriority="47"/>
    <w:lsdException w:name="List Table 2 Accent 1" w:uiPriority="48"/>
    <w:lsdException w:name="List Table 3 Accent 1" w:uiPriority="49"/>
    <w:lsdException w:name="List Table 4 Accent 1" w:uiPriority="50"/>
    <w:lsdException w:name="List Table 5 Dark Accent 1" w:uiPriority="51"/>
    <w:lsdException w:name="List Table 6 Colorful Accent 1" w:uiPriority="52"/>
    <w:lsdException w:name="List Table 7 Colorful Accent 1" w:uiPriority="46"/>
    <w:lsdException w:name="List Table 1 Light Accent 2" w:uiPriority="47"/>
    <w:lsdException w:name="List Table 2 Accent 2" w:uiPriority="48"/>
    <w:lsdException w:name="List Table 3 Accent 2" w:uiPriority="49"/>
    <w:lsdException w:name="List Table 4 Accent 2" w:uiPriority="50"/>
    <w:lsdException w:name="List Table 5 Dark Accent 2" w:uiPriority="51"/>
    <w:lsdException w:name="List Table 6 Colorful Accent 2" w:uiPriority="52"/>
    <w:lsdException w:name="List Table 7 Colorful Accent 2" w:uiPriority="46"/>
    <w:lsdException w:name="List Table 1 Light Accent 3" w:uiPriority="47"/>
    <w:lsdException w:name="List Table 2 Accent 3" w:uiPriority="48"/>
    <w:lsdException w:name="List Table 3 Accent 3" w:uiPriority="49"/>
    <w:lsdException w:name="List Table 4 Accent 3" w:uiPriority="50"/>
    <w:lsdException w:name="List Table 5 Dark Accent 3" w:uiPriority="51"/>
    <w:lsdException w:name="List Table 6 Colorful Accent 3" w:uiPriority="52"/>
    <w:lsdException w:name="List Table 7 Colorful Accent 3" w:uiPriority="46"/>
    <w:lsdException w:name="List Table 1 Light Accent 4" w:uiPriority="47"/>
    <w:lsdException w:name="List Table 2 Accent 4" w:uiPriority="48"/>
    <w:lsdException w:name="List Table 3 Accent 4" w:uiPriority="49"/>
    <w:lsdException w:name="List Table 4 Accent 4" w:uiPriority="50"/>
    <w:lsdException w:name="List Table 5 Dark Accent 4" w:uiPriority="51"/>
    <w:lsdException w:name="List Table 6 Colorful Accent 4" w:uiPriority="52"/>
    <w:lsdException w:name="List Table 7 Colorful Accent 4" w:uiPriority="46"/>
    <w:lsdException w:name="List Table 1 Light Accent 5" w:uiPriority="47"/>
    <w:lsdException w:name="List Table 2 Accent 5" w:uiPriority="48"/>
    <w:lsdException w:name="List Table 3 Accent 5" w:uiPriority="49"/>
    <w:lsdException w:name="List Table 4 Accent 5" w:uiPriority="50"/>
    <w:lsdException w:name="List Table 5 Dark Accent 5" w:uiPriority="51"/>
    <w:lsdException w:name="List Table 6 Colorful Accent 5" w:uiPriority="52"/>
    <w:lsdException w:name="List Table 7 Colorful Accent 5" w:uiPriority="46"/>
    <w:lsdException w:name="List Table 1 Light Accent 6" w:uiPriority="47"/>
    <w:lsdException w:name="List Table 2 Accent 6" w:uiPriority="48"/>
    <w:lsdException w:name="List Table 3 Accent 6" w:uiPriority="49"/>
    <w:lsdException w:name="List Table 4 Accent 6" w:uiPriority="50"/>
    <w:lsdException w:name="List Table 5 Dark Accent 6" w:uiPriority="51"/>
    <w:lsdException w:name="List Table 6 Colorful Accent 6" w:uiPriority="52"/>
    <w:lsdException w:name="List Table 7 Colorful Accent 6" w:uiPriority="4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3FA5"/>
    <w:rPr>
      <w:rFonts w:ascii="Times New Roman" w:hAnsi="Times New Roman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19002F"/>
    <w:pPr>
      <w:keepNext/>
      <w:tabs>
        <w:tab w:val="left" w:pos="1200"/>
        <w:tab w:val="left" w:pos="1260"/>
      </w:tabs>
      <w:spacing w:before="120" w:after="120" w:line="288" w:lineRule="auto"/>
      <w:ind w:left="720" w:right="216" w:hanging="720"/>
      <w:jc w:val="both"/>
      <w:outlineLvl w:val="0"/>
    </w:pPr>
    <w:rPr>
      <w:rFonts w:ascii="Times New Roman Bold" w:eastAsia="Times New Roman" w:hAnsi="Times New Roman Bold" w:cs="Times New Roman Bold"/>
      <w:b/>
      <w:smallCaps/>
      <w:kern w:val="32"/>
      <w:szCs w:val="24"/>
      <w:lang w:val="nl-NL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ghtGrid-Accent3Char">
    <w:name w:val="Light Grid - Accent 3 Char"/>
    <w:aliases w:val="bullet Char,bullet 1 Char,List Paragraph1 Char,List Paragraph11 Char,Bullet List Char,FooterText Char,numbered Char,Paragraphe de liste Char,Bullet L1 Char,List Paragraph 1 Char"/>
    <w:link w:val="LightList-Accent5"/>
    <w:uiPriority w:val="34"/>
    <w:locked/>
    <w:rsid w:val="00622047"/>
    <w:rPr>
      <w:rFonts w:ascii="Times New Roman" w:hAnsi="Times New Roman"/>
      <w:sz w:val="24"/>
      <w:szCs w:val="22"/>
    </w:rPr>
  </w:style>
  <w:style w:type="paragraph" w:customStyle="1" w:styleId="CM17">
    <w:name w:val="CM17"/>
    <w:basedOn w:val="Normal"/>
    <w:next w:val="Normal"/>
    <w:rsid w:val="00622047"/>
    <w:pPr>
      <w:widowControl w:val="0"/>
      <w:autoSpaceDE w:val="0"/>
      <w:autoSpaceDN w:val="0"/>
      <w:adjustRightInd w:val="0"/>
      <w:spacing w:after="115"/>
    </w:pPr>
    <w:rPr>
      <w:rFonts w:eastAsia="Times New Roman"/>
      <w:szCs w:val="24"/>
    </w:rPr>
  </w:style>
  <w:style w:type="table" w:styleId="LightList-Accent5">
    <w:name w:val="Light List Accent 5"/>
    <w:basedOn w:val="TableNormal"/>
    <w:link w:val="LightGrid-Accent3Char"/>
    <w:uiPriority w:val="34"/>
    <w:semiHidden/>
    <w:unhideWhenUsed/>
    <w:rsid w:val="00622047"/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Col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paragraph" w:customStyle="1" w:styleId="LightGrid-Accent31">
    <w:name w:val="Light Grid - Accent 31"/>
    <w:basedOn w:val="Normal"/>
    <w:uiPriority w:val="34"/>
    <w:qFormat/>
    <w:rsid w:val="00BB215D"/>
    <w:pPr>
      <w:ind w:left="720"/>
      <w:contextualSpacing/>
    </w:pPr>
    <w:rPr>
      <w:rFonts w:eastAsia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E42AE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42AE4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E42AE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42AE4"/>
    <w:rPr>
      <w:rFonts w:ascii="Times New Roman" w:hAnsi="Times New Roman"/>
      <w:sz w:val="24"/>
      <w:szCs w:val="22"/>
    </w:rPr>
  </w:style>
  <w:style w:type="character" w:styleId="CommentReference">
    <w:name w:val="annotation reference"/>
    <w:uiPriority w:val="99"/>
    <w:unhideWhenUsed/>
    <w:rsid w:val="008A27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27C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8A27CF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7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27C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92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4692D"/>
    <w:rPr>
      <w:rFonts w:ascii="Times New Roman" w:hAnsi="Times New Roman"/>
      <w:b/>
      <w:bCs/>
    </w:rPr>
  </w:style>
  <w:style w:type="character" w:customStyle="1" w:styleId="Heading1Char">
    <w:name w:val="Heading 1 Char"/>
    <w:link w:val="Heading1"/>
    <w:uiPriority w:val="99"/>
    <w:rsid w:val="0019002F"/>
    <w:rPr>
      <w:rFonts w:ascii="Times New Roman Bold" w:eastAsia="Times New Roman" w:hAnsi="Times New Roman Bold" w:cs="Times New Roman Bold"/>
      <w:b/>
      <w:smallCaps/>
      <w:kern w:val="32"/>
      <w:sz w:val="24"/>
      <w:szCs w:val="24"/>
      <w:lang w:val="nl-NL" w:eastAsia="en-GB"/>
    </w:rPr>
  </w:style>
  <w:style w:type="paragraph" w:customStyle="1" w:styleId="MediumGrid22">
    <w:name w:val="Medium Grid 22"/>
    <w:uiPriority w:val="99"/>
    <w:rsid w:val="0019002F"/>
    <w:pPr>
      <w:autoSpaceDE w:val="0"/>
      <w:autoSpaceDN w:val="0"/>
      <w:ind w:left="289" w:right="289"/>
      <w:jc w:val="both"/>
    </w:pPr>
    <w:rPr>
      <w:rFonts w:ascii="Times New Roman" w:eastAsia="Times New Roman" w:hAnsi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450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931B8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931B8"/>
    <w:rPr>
      <w:rFonts w:ascii="Times New Roman" w:hAnsi="Times New Roman"/>
      <w:lang w:val="en-US" w:eastAsia="en-US"/>
    </w:rPr>
  </w:style>
  <w:style w:type="character" w:styleId="FootnoteReference">
    <w:name w:val="footnote reference"/>
    <w:uiPriority w:val="99"/>
    <w:semiHidden/>
    <w:unhideWhenUsed/>
    <w:rsid w:val="002931B8"/>
    <w:rPr>
      <w:vertAlign w:val="superscript"/>
    </w:rPr>
  </w:style>
  <w:style w:type="character" w:customStyle="1" w:styleId="contentpasted1">
    <w:name w:val="contentpasted1"/>
    <w:basedOn w:val="DefaultParagraphFont"/>
    <w:rsid w:val="005D44B7"/>
  </w:style>
  <w:style w:type="character" w:styleId="Hyperlink">
    <w:name w:val="Hyperlink"/>
    <w:uiPriority w:val="99"/>
    <w:unhideWhenUsed/>
    <w:rsid w:val="00E21A3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E21A3D"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484AE6"/>
    <w:rPr>
      <w:rFonts w:ascii="Times New Roman" w:hAnsi="Times New Roman"/>
      <w:sz w:val="24"/>
      <w:szCs w:val="22"/>
      <w:lang w:eastAsia="en-US"/>
    </w:rPr>
  </w:style>
  <w:style w:type="character" w:customStyle="1" w:styleId="ui-provider">
    <w:name w:val="ui-provider"/>
    <w:basedOn w:val="DefaultParagraphFont"/>
    <w:rsid w:val="00D03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B3C3A7467A3C46B987BD37AF3762A6" ma:contentTypeVersion="10" ma:contentTypeDescription="Create a new document." ma:contentTypeScope="" ma:versionID="ec8476646d5edca3a50bdc9170f382c4">
  <xsd:schema xmlns:xsd="http://www.w3.org/2001/XMLSchema" xmlns:xs="http://www.w3.org/2001/XMLSchema" xmlns:p="http://schemas.microsoft.com/office/2006/metadata/properties" xmlns:ns3="07f0ba16-8fa9-40b1-8a63-296d329422bc" targetNamespace="http://schemas.microsoft.com/office/2006/metadata/properties" ma:root="true" ma:fieldsID="48bd0391a3e4e8282136b0e0cc948e92" ns3:_="">
    <xsd:import namespace="07f0ba16-8fa9-40b1-8a63-296d32942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0ba16-8fa9-40b1-8a63-296d32942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f0ba16-8fa9-40b1-8a63-296d329422b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2B687-1F4C-4B7C-A144-24A8746A3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0ba16-8fa9-40b1-8a63-296d3294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1DF3E6-77D4-46EF-B27C-76908D9F82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018372-05FC-4C4C-9ED0-7857F66987A3}">
  <ds:schemaRefs>
    <ds:schemaRef ds:uri="http://schemas.microsoft.com/office/2006/metadata/properties"/>
    <ds:schemaRef ds:uri="http://www.w3.org/XML/1998/namespace"/>
    <ds:schemaRef ds:uri="http://purl.org/dc/dcmitype/"/>
    <ds:schemaRef ds:uri="07f0ba16-8fa9-40b1-8a63-296d329422bc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45A2F32-5C01-4E93-86B1-33546567B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Thao, Nguyen Thi Phuong ( HN | LEG Dept )</dc:creator>
  <cp:keywords/>
  <dc:description/>
  <cp:lastModifiedBy>Lâm. Phạm Ngọc</cp:lastModifiedBy>
  <cp:revision>4</cp:revision>
  <dcterms:created xsi:type="dcterms:W3CDTF">2024-09-13T03:52:00Z</dcterms:created>
  <dcterms:modified xsi:type="dcterms:W3CDTF">2024-09-19T10:23:00Z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0x010100ADB3C3A7467A3C46B987BD37AF3762A6</vt:lpwstr>
  </property>
</Properties>
</file>